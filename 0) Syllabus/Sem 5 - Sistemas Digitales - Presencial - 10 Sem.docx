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628599" w14:textId="3191D850" w:rsidR="00A420FD" w:rsidRDefault="00886341" w:rsidP="007B5918">
      <w:pPr>
        <w:ind w:left="708" w:hanging="708"/>
      </w:pPr>
      <w:r>
        <w:rPr>
          <w:noProof/>
          <w:lang w:eastAsia="es-CO"/>
        </w:rPr>
        <w:drawing>
          <wp:anchor distT="0" distB="0" distL="114300" distR="114300" simplePos="0" relativeHeight="251658240" behindDoc="0" locked="0" layoutInCell="1" allowOverlap="1" wp14:anchorId="2B5F4862" wp14:editId="28835BE2">
            <wp:simplePos x="0" y="0"/>
            <wp:positionH relativeFrom="page">
              <wp:align>right</wp:align>
            </wp:positionH>
            <wp:positionV relativeFrom="paragraph">
              <wp:posOffset>-1247207</wp:posOffset>
            </wp:positionV>
            <wp:extent cx="7760525" cy="1004551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0525" cy="100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0FD">
        <w:t xml:space="preserve"> </w:t>
      </w:r>
    </w:p>
    <w:p w14:paraId="1CAC1AD2" w14:textId="5090AC20" w:rsidR="00A420FD" w:rsidRDefault="00B56532" w:rsidP="00A420FD">
      <w:r>
        <w:rPr>
          <w:noProof/>
          <w:lang w:eastAsia="es-CO"/>
        </w:rPr>
        <w:drawing>
          <wp:anchor distT="0" distB="0" distL="114300" distR="114300" simplePos="0" relativeHeight="251658245" behindDoc="0" locked="0" layoutInCell="1" allowOverlap="1" wp14:anchorId="2C536458" wp14:editId="40703500">
            <wp:simplePos x="0" y="0"/>
            <wp:positionH relativeFrom="margin">
              <wp:align>left</wp:align>
            </wp:positionH>
            <wp:positionV relativeFrom="paragraph">
              <wp:posOffset>205105</wp:posOffset>
            </wp:positionV>
            <wp:extent cx="800100" cy="847725"/>
            <wp:effectExtent l="0" t="0" r="0" b="9525"/>
            <wp:wrapNone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DB4C5" w14:textId="0F87AAFA" w:rsidR="00A420FD" w:rsidRDefault="00A420FD" w:rsidP="00A420FD"/>
    <w:p w14:paraId="045CB22D" w14:textId="68A8D6F2" w:rsidR="00A420FD" w:rsidRDefault="00A420FD" w:rsidP="00A420FD"/>
    <w:p w14:paraId="732C1C32" w14:textId="3D64DDBB" w:rsidR="00A420FD" w:rsidRDefault="00A420FD" w:rsidP="00A420FD"/>
    <w:p w14:paraId="7E429EAD" w14:textId="440BD7DB" w:rsidR="00A420FD" w:rsidRDefault="00A420FD" w:rsidP="00A420FD"/>
    <w:p w14:paraId="54E134CB" w14:textId="1564C547" w:rsidR="006B5164" w:rsidRDefault="00D84902" w:rsidP="00A420FD"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04F904A" wp14:editId="4062BD9A">
                <wp:simplePos x="0" y="0"/>
                <wp:positionH relativeFrom="margin">
                  <wp:align>left</wp:align>
                </wp:positionH>
                <wp:positionV relativeFrom="paragraph">
                  <wp:posOffset>55245</wp:posOffset>
                </wp:positionV>
                <wp:extent cx="4229100" cy="1152525"/>
                <wp:effectExtent l="0" t="0" r="0" b="952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0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0232EE" w14:textId="2553B14F" w:rsidR="00B56532" w:rsidRPr="00AB37E2" w:rsidRDefault="007865F2" w:rsidP="007104BF">
                            <w:pPr>
                              <w:pStyle w:val="Sinespaciado"/>
                              <w:rPr>
                                <w:rFonts w:ascii="Roboto" w:hAnsi="Roboto" w:cstheme="minorHAnsi"/>
                                <w:b/>
                                <w:bCs/>
                                <w:color w:val="808080" w:themeColor="background1" w:themeShade="80"/>
                                <w:sz w:val="48"/>
                                <w:szCs w:val="48"/>
                                <w:lang w:val="es-419"/>
                              </w:rPr>
                            </w:pPr>
                            <w:proofErr w:type="spellStart"/>
                            <w:r w:rsidRPr="00AB37E2">
                              <w:rPr>
                                <w:rFonts w:ascii="Roboto" w:hAnsi="Roboto" w:cstheme="minorHAnsi"/>
                                <w:b/>
                                <w:bCs/>
                                <w:color w:val="808080" w:themeColor="background1" w:themeShade="80"/>
                                <w:sz w:val="48"/>
                                <w:szCs w:val="48"/>
                                <w:lang w:val="es-419"/>
                              </w:rPr>
                              <w:t>U</w:t>
                            </w:r>
                            <w:del w:id="0" w:author="Ing Angelo Rodriguez" w:date="2025-07-17T14:33:00Z">
                              <w:r w:rsidR="00D325C4" w:rsidDel="00843361">
                                <w:rPr>
                                  <w:rFonts w:ascii="Roboto" w:hAnsi="Roboto" w:cstheme="minorHAnsi"/>
                                  <w:b/>
                                  <w:bCs/>
                                  <w:color w:val="808080" w:themeColor="background1" w:themeShade="80"/>
                                  <w:sz w:val="48"/>
                                  <w:szCs w:val="48"/>
                                  <w:lang w:val="es-419"/>
                                </w:rPr>
                                <w:delText xml:space="preserve"> </w:delText>
                              </w:r>
                            </w:del>
                            <w:r w:rsidRPr="00AB37E2">
                              <w:rPr>
                                <w:rFonts w:ascii="Roboto" w:hAnsi="Roboto" w:cstheme="minorHAnsi"/>
                                <w:b/>
                                <w:bCs/>
                                <w:color w:val="808080" w:themeColor="background1" w:themeShade="80"/>
                                <w:sz w:val="48"/>
                                <w:szCs w:val="48"/>
                                <w:lang w:val="es-419"/>
                              </w:rPr>
                              <w:t>Compensa</w:t>
                            </w:r>
                            <w:ins w:id="1" w:author="Ing Angelo Rodriguez" w:date="2025-07-17T14:33:00Z">
                              <w:r w:rsidR="00843361">
                                <w:rPr>
                                  <w:rFonts w:ascii="Roboto" w:hAnsi="Roboto" w:cstheme="minorHAnsi"/>
                                  <w:b/>
                                  <w:bCs/>
                                  <w:color w:val="808080" w:themeColor="background1" w:themeShade="80"/>
                                  <w:sz w:val="48"/>
                                  <w:szCs w:val="48"/>
                                  <w:lang w:val="es-419"/>
                                </w:rPr>
                                <w:t>r</w:t>
                              </w:r>
                            </w:ins>
                            <w:proofErr w:type="spellEnd"/>
                            <w:del w:id="2" w:author="Ing Angelo Rodriguez" w:date="2025-07-17T14:33:00Z">
                              <w:r w:rsidRPr="00AB37E2" w:rsidDel="00843361">
                                <w:rPr>
                                  <w:rFonts w:ascii="Roboto" w:hAnsi="Roboto" w:cstheme="minorHAnsi"/>
                                  <w:b/>
                                  <w:bCs/>
                                  <w:color w:val="808080" w:themeColor="background1" w:themeShade="80"/>
                                  <w:sz w:val="48"/>
                                  <w:szCs w:val="48"/>
                                  <w:lang w:val="es-419"/>
                                </w:rPr>
                                <w:delText>r</w:delText>
                              </w:r>
                            </w:del>
                          </w:p>
                          <w:p w14:paraId="2BDFF515" w14:textId="117B6BB9" w:rsidR="00B56532" w:rsidRPr="00E416E0" w:rsidRDefault="00E416E0" w:rsidP="00E416E0">
                            <w:pPr>
                              <w:spacing w:after="0" w:line="240" w:lineRule="auto"/>
                              <w:rPr>
                                <w:rFonts w:ascii="Roboto" w:hAnsi="Roboto" w:cs="Times New Roman"/>
                                <w:b/>
                                <w:bCs/>
                                <w:color w:val="FF6600"/>
                                <w:sz w:val="32"/>
                                <w:szCs w:val="32"/>
                                <w:lang w:val="es-419" w:eastAsia="es-CO"/>
                              </w:rPr>
                            </w:pPr>
                            <w:r w:rsidRPr="00621400">
                              <w:rPr>
                                <w:rFonts w:ascii="Roboto" w:hAnsi="Roboto"/>
                                <w:b/>
                                <w:bCs/>
                                <w:color w:val="FF6600"/>
                                <w:sz w:val="32"/>
                                <w:szCs w:val="32"/>
                                <w:lang w:val="es-419"/>
                              </w:rPr>
                              <w:t xml:space="preserve">EDUCACIÓN PARA AVANZAR </w:t>
                            </w:r>
                          </w:p>
                          <w:p w14:paraId="49C9EA4A" w14:textId="77777777" w:rsidR="00B56532" w:rsidRPr="00B56532" w:rsidRDefault="00B56532" w:rsidP="00B56532">
                            <w:pPr>
                              <w:rPr>
                                <w:rFonts w:cstheme="minorHAnsi"/>
                                <w:b/>
                                <w:bCs/>
                                <w:color w:val="538135" w:themeColor="accent6" w:themeShade="BF"/>
                                <w:sz w:val="48"/>
                                <w:szCs w:val="48"/>
                                <w:lang w:val="es-41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04F904A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0;margin-top:4.35pt;width:333pt;height:90.75pt;z-index:251658243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" fillcolor="white [3201]" stroked="f" strokeweight=".5pt">
                <v:textbox>
                  <w:txbxContent>
                    <w:p w14:paraId="090232EE" w14:textId="2553B14F" w:rsidR="00B56532" w:rsidRPr="00AB37E2" w:rsidRDefault="007865F2" w:rsidP="007104BF">
                      <w:pPr>
                        <w:pStyle w:val="Sinespaciado"/>
                        <w:rPr>
                          <w:rFonts w:ascii="Roboto" w:hAnsi="Roboto" w:cstheme="minorHAnsi"/>
                          <w:b/>
                          <w:bCs/>
                          <w:color w:val="808080" w:themeColor="background1" w:themeShade="80"/>
                          <w:sz w:val="48"/>
                          <w:szCs w:val="48"/>
                          <w:lang w:val="es-419"/>
                        </w:rPr>
                      </w:pPr>
                      <w:proofErr w:type="spellStart"/>
                      <w:r w:rsidRPr="00AB37E2">
                        <w:rPr>
                          <w:rFonts w:ascii="Roboto" w:hAnsi="Roboto" w:cstheme="minorHAnsi"/>
                          <w:b/>
                          <w:bCs/>
                          <w:color w:val="808080" w:themeColor="background1" w:themeShade="80"/>
                          <w:sz w:val="48"/>
                          <w:szCs w:val="48"/>
                          <w:lang w:val="es-419"/>
                        </w:rPr>
                        <w:t>U</w:t>
                      </w:r>
                      <w:del w:id="3" w:author="Ing Angelo Rodriguez" w:date="2025-07-17T14:33:00Z" w16du:dateUtc="2025-07-17T19:33:00Z">
                        <w:r w:rsidR="00D325C4" w:rsidDel="00843361">
                          <w:rPr>
                            <w:rFonts w:ascii="Roboto" w:hAnsi="Roboto" w:cstheme="minorHAnsi"/>
                            <w:b/>
                            <w:bCs/>
                            <w:color w:val="808080" w:themeColor="background1" w:themeShade="80"/>
                            <w:sz w:val="48"/>
                            <w:szCs w:val="48"/>
                            <w:lang w:val="es-419"/>
                          </w:rPr>
                          <w:delText xml:space="preserve"> </w:delText>
                        </w:r>
                      </w:del>
                      <w:r w:rsidRPr="00AB37E2">
                        <w:rPr>
                          <w:rFonts w:ascii="Roboto" w:hAnsi="Roboto" w:cstheme="minorHAnsi"/>
                          <w:b/>
                          <w:bCs/>
                          <w:color w:val="808080" w:themeColor="background1" w:themeShade="80"/>
                          <w:sz w:val="48"/>
                          <w:szCs w:val="48"/>
                          <w:lang w:val="es-419"/>
                        </w:rPr>
                        <w:t>Compensa</w:t>
                      </w:r>
                      <w:ins w:id="4" w:author="Ing Angelo Rodriguez" w:date="2025-07-17T14:33:00Z" w16du:dateUtc="2025-07-17T19:33:00Z">
                        <w:r w:rsidR="00843361">
                          <w:rPr>
                            <w:rFonts w:ascii="Roboto" w:hAnsi="Roboto" w:cstheme="minorHAnsi"/>
                            <w:b/>
                            <w:bCs/>
                            <w:color w:val="808080" w:themeColor="background1" w:themeShade="80"/>
                            <w:sz w:val="48"/>
                            <w:szCs w:val="48"/>
                            <w:lang w:val="es-419"/>
                          </w:rPr>
                          <w:t>r</w:t>
                        </w:r>
                      </w:ins>
                      <w:proofErr w:type="spellEnd"/>
                      <w:del w:id="5" w:author="Ing Angelo Rodriguez" w:date="2025-07-17T14:33:00Z" w16du:dateUtc="2025-07-17T19:33:00Z">
                        <w:r w:rsidRPr="00AB37E2" w:rsidDel="00843361">
                          <w:rPr>
                            <w:rFonts w:ascii="Roboto" w:hAnsi="Roboto" w:cstheme="minorHAnsi"/>
                            <w:b/>
                            <w:bCs/>
                            <w:color w:val="808080" w:themeColor="background1" w:themeShade="80"/>
                            <w:sz w:val="48"/>
                            <w:szCs w:val="48"/>
                            <w:lang w:val="es-419"/>
                          </w:rPr>
                          <w:delText>r</w:delText>
                        </w:r>
                      </w:del>
                    </w:p>
                    <w:p w14:paraId="2BDFF515" w14:textId="117B6BB9" w:rsidR="00B56532" w:rsidRPr="00E416E0" w:rsidRDefault="00E416E0" w:rsidP="00E416E0">
                      <w:pPr>
                        <w:spacing w:after="0" w:line="240" w:lineRule="auto"/>
                        <w:rPr>
                          <w:rFonts w:ascii="Roboto" w:hAnsi="Roboto" w:cs="Times New Roman"/>
                          <w:b/>
                          <w:bCs/>
                          <w:color w:val="FF6600"/>
                          <w:sz w:val="32"/>
                          <w:szCs w:val="32"/>
                          <w:lang w:val="es-419" w:eastAsia="es-CO"/>
                        </w:rPr>
                      </w:pPr>
                      <w:r w:rsidRPr="00621400">
                        <w:rPr>
                          <w:rFonts w:ascii="Roboto" w:hAnsi="Roboto"/>
                          <w:b/>
                          <w:bCs/>
                          <w:color w:val="FF6600"/>
                          <w:sz w:val="32"/>
                          <w:szCs w:val="32"/>
                          <w:lang w:val="es-419"/>
                        </w:rPr>
                        <w:t xml:space="preserve">EDUCACIÓN PARA AVANZAR </w:t>
                      </w:r>
                    </w:p>
                    <w:p w14:paraId="49C9EA4A" w14:textId="77777777" w:rsidR="00B56532" w:rsidRPr="00B56532" w:rsidRDefault="00B56532" w:rsidP="00B56532">
                      <w:pPr>
                        <w:rPr>
                          <w:rFonts w:cstheme="minorHAnsi"/>
                          <w:b/>
                          <w:bCs/>
                          <w:color w:val="538135" w:themeColor="accent6" w:themeShade="BF"/>
                          <w:sz w:val="48"/>
                          <w:szCs w:val="48"/>
                          <w:lang w:val="es-419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CE3E12" w14:textId="0D893612" w:rsidR="00A420FD" w:rsidRDefault="00886341" w:rsidP="00A420FD"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9D88ABB" wp14:editId="73317ECA">
                <wp:simplePos x="0" y="0"/>
                <wp:positionH relativeFrom="column">
                  <wp:posOffset>56044</wp:posOffset>
                </wp:positionH>
                <wp:positionV relativeFrom="paragraph">
                  <wp:posOffset>177289</wp:posOffset>
                </wp:positionV>
                <wp:extent cx="3960913" cy="9525"/>
                <wp:effectExtent l="0" t="0" r="20955" b="28575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60913" cy="9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66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6="http://schemas.microsoft.com/office/drawing/2014/main" xmlns:dgm="http://schemas.openxmlformats.org/drawingml/2006/diagram" xmlns:a="http://schemas.openxmlformats.org/drawingml/2006/main" xmlns:pic="http://schemas.openxmlformats.org/drawingml/2006/picture" xmlns:a14="http://schemas.microsoft.com/office/drawing/2010/main" xmlns:asvg="http://schemas.microsoft.com/office/drawing/2016/SVG/main" xmlns:arto="http://schemas.microsoft.com/office/word/2006/arto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4E4ED151">
              <v:line id="Conector recto 7" style="position:absolute;flip:y;z-index:251663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60" strokeweight="1pt" from="4.4pt,13.95pt" to="316.3pt,14.7pt" w14:anchorId="07D2DC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">
                <v:stroke joinstyle="miter"/>
              </v:line>
            </w:pict>
          </mc:Fallback>
        </mc:AlternateContent>
      </w:r>
    </w:p>
    <w:p w14:paraId="6F300FAE" w14:textId="196D34A4" w:rsidR="00A420FD" w:rsidRDefault="00A420FD" w:rsidP="00A420FD"/>
    <w:p w14:paraId="21D66991" w14:textId="2B1CBFD4" w:rsidR="00A420FD" w:rsidRDefault="00A420FD" w:rsidP="00A420FD"/>
    <w:p w14:paraId="399CB41F" w14:textId="3EC42385" w:rsidR="00A420FD" w:rsidRDefault="00A420FD" w:rsidP="00A420FD"/>
    <w:p w14:paraId="4BB6D7F0" w14:textId="078D4624" w:rsidR="00A420FD" w:rsidRDefault="00A420FD" w:rsidP="00A420FD"/>
    <w:p w14:paraId="4086E163" w14:textId="202E4026" w:rsidR="00A420FD" w:rsidRDefault="00A420FD" w:rsidP="00A420FD"/>
    <w:p w14:paraId="11816C95" w14:textId="22FADB0E" w:rsidR="00A420FD" w:rsidRDefault="00A420FD" w:rsidP="00A420FD"/>
    <w:p w14:paraId="2D2F4CE6" w14:textId="6369994A" w:rsidR="00A420FD" w:rsidRDefault="00A420FD" w:rsidP="00A420FD"/>
    <w:p w14:paraId="0AA5D2F3" w14:textId="7AD35A95" w:rsidR="00A420FD" w:rsidRDefault="00711350" w:rsidP="00A420FD">
      <w:r>
        <w:rPr>
          <w:rFonts w:asciiTheme="majorHAnsi" w:hAnsiTheme="majorHAnsi" w:cstheme="majorHAnsi"/>
          <w:noProof/>
          <w:color w:val="FFFFFF" w:themeColor="background1"/>
          <w:lang w:eastAsia="es-CO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AC8578E" wp14:editId="6AF27B4D">
                <wp:simplePos x="0" y="0"/>
                <wp:positionH relativeFrom="margin">
                  <wp:align>left</wp:align>
                </wp:positionH>
                <wp:positionV relativeFrom="paragraph">
                  <wp:posOffset>178435</wp:posOffset>
                </wp:positionV>
                <wp:extent cx="4419600" cy="828675"/>
                <wp:effectExtent l="0" t="0" r="0" b="952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F42AE6" w14:textId="335003AB" w:rsidR="00711350" w:rsidRPr="0042493E" w:rsidRDefault="00711350" w:rsidP="00711350">
                            <w:pPr>
                              <w:pStyle w:val="Sinespaciado"/>
                              <w:rPr>
                                <w:rFonts w:ascii="Roboto" w:hAnsi="Roboto"/>
                                <w:b/>
                                <w:bCs/>
                                <w:color w:val="FF6600"/>
                                <w:sz w:val="48"/>
                                <w:szCs w:val="48"/>
                                <w:lang w:val="es-419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bCs/>
                                <w:color w:val="FF6600"/>
                                <w:sz w:val="48"/>
                                <w:szCs w:val="48"/>
                                <w:lang w:val="es-419"/>
                              </w:rPr>
                              <w:t>SYLLABUS</w:t>
                            </w:r>
                          </w:p>
                          <w:p w14:paraId="138BDA93" w14:textId="721B0918" w:rsidR="00711350" w:rsidRPr="0042493E" w:rsidRDefault="006F7935" w:rsidP="00711350">
                            <w:pPr>
                              <w:pStyle w:val="Sinespaciado"/>
                              <w:rPr>
                                <w:rFonts w:ascii="Roboto" w:hAnsi="Roboto"/>
                                <w:b/>
                                <w:bCs/>
                                <w:color w:val="538135" w:themeColor="accent6" w:themeShade="BF"/>
                                <w:sz w:val="48"/>
                                <w:szCs w:val="48"/>
                                <w:lang w:val="es-419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bCs/>
                                <w:color w:val="808080" w:themeColor="background1" w:themeShade="80"/>
                                <w:sz w:val="32"/>
                                <w:szCs w:val="32"/>
                                <w:lang w:val="es-419"/>
                              </w:rPr>
                              <w:t>Sistemas Digitales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AC8578E" id="Cuadro de texto 8" o:spid="_x0000_s1027" type="#_x0000_t202" style="position:absolute;margin-left:0;margin-top:14.05pt;width:348pt;height:65.25pt;z-index:25165824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" fillcolor="white [3201]" stroked="f" strokeweight=".5pt">
                <v:textbox>
                  <w:txbxContent>
                    <w:p w14:paraId="20F42AE6" w14:textId="335003AB" w:rsidR="00711350" w:rsidRPr="0042493E" w:rsidRDefault="00711350" w:rsidP="00711350">
                      <w:pPr>
                        <w:pStyle w:val="Sinespaciado"/>
                        <w:rPr>
                          <w:rFonts w:ascii="Roboto" w:hAnsi="Roboto"/>
                          <w:b/>
                          <w:bCs/>
                          <w:color w:val="FF6600"/>
                          <w:sz w:val="48"/>
                          <w:szCs w:val="48"/>
                          <w:lang w:val="es-419"/>
                        </w:rPr>
                      </w:pPr>
                      <w:r>
                        <w:rPr>
                          <w:rFonts w:ascii="Roboto" w:hAnsi="Roboto"/>
                          <w:b/>
                          <w:bCs/>
                          <w:color w:val="FF6600"/>
                          <w:sz w:val="48"/>
                          <w:szCs w:val="48"/>
                          <w:lang w:val="es-419"/>
                        </w:rPr>
                        <w:t>SYLLABUS</w:t>
                      </w:r>
                    </w:p>
                    <w:p w14:paraId="138BDA93" w14:textId="721B0918" w:rsidR="00711350" w:rsidRPr="0042493E" w:rsidRDefault="006F7935" w:rsidP="00711350">
                      <w:pPr>
                        <w:pStyle w:val="Sinespaciado"/>
                        <w:rPr>
                          <w:rFonts w:ascii="Roboto" w:hAnsi="Roboto"/>
                          <w:b/>
                          <w:bCs/>
                          <w:color w:val="538135" w:themeColor="accent6" w:themeShade="BF"/>
                          <w:sz w:val="48"/>
                          <w:szCs w:val="48"/>
                          <w:lang w:val="es-419"/>
                        </w:rPr>
                      </w:pPr>
                      <w:r>
                        <w:rPr>
                          <w:rFonts w:ascii="Roboto" w:hAnsi="Roboto"/>
                          <w:b/>
                          <w:bCs/>
                          <w:color w:val="808080" w:themeColor="background1" w:themeShade="80"/>
                          <w:sz w:val="32"/>
                          <w:szCs w:val="32"/>
                          <w:lang w:val="es-419"/>
                        </w:rPr>
                        <w:t>Sistemas Digitales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9A5B05" w14:textId="77777777" w:rsidR="00A420FD" w:rsidRDefault="00A420FD" w:rsidP="00A420FD"/>
    <w:p w14:paraId="3AA27EC5" w14:textId="77777777" w:rsidR="00A420FD" w:rsidRDefault="00A420FD" w:rsidP="00A420FD"/>
    <w:p w14:paraId="06E62F00" w14:textId="77777777" w:rsidR="00A420FD" w:rsidRDefault="00A420FD" w:rsidP="00A420FD"/>
    <w:p w14:paraId="47A5C7E6" w14:textId="77777777" w:rsidR="00A420FD" w:rsidRDefault="00A420FD" w:rsidP="00A420FD"/>
    <w:p w14:paraId="3DF2A589" w14:textId="77777777" w:rsidR="00A420FD" w:rsidRDefault="00A420FD" w:rsidP="00A420FD"/>
    <w:p w14:paraId="20C55096" w14:textId="77777777" w:rsidR="00A420FD" w:rsidRDefault="00A420FD" w:rsidP="00A420FD"/>
    <w:p w14:paraId="4CB15FD6" w14:textId="77777777" w:rsidR="00A420FD" w:rsidRDefault="00A420FD" w:rsidP="00A420FD"/>
    <w:p w14:paraId="4BB66A4F" w14:textId="77777777" w:rsidR="00A420FD" w:rsidRDefault="00A420FD" w:rsidP="00A420FD"/>
    <w:p w14:paraId="3019432C" w14:textId="77777777" w:rsidR="00A420FD" w:rsidRDefault="00A420FD" w:rsidP="00A420FD"/>
    <w:p w14:paraId="5432CD18" w14:textId="77777777" w:rsidR="00A420FD" w:rsidRDefault="00A420FD" w:rsidP="00A420FD"/>
    <w:p w14:paraId="3BF2F0F4" w14:textId="77777777" w:rsidR="00A420FD" w:rsidRDefault="00A420FD" w:rsidP="00A420FD"/>
    <w:p w14:paraId="12471C12" w14:textId="1A4CDB62" w:rsidR="00A420FD" w:rsidRPr="00275ED2" w:rsidRDefault="00A420FD" w:rsidP="00A420FD"/>
    <w:p w14:paraId="4D0C99E2" w14:textId="03F2F27A" w:rsidR="00A420FD" w:rsidRPr="00275ED2" w:rsidRDefault="00A420FD" w:rsidP="00A420FD">
      <w:r w:rsidRPr="00275ED2">
        <w:rPr>
          <w:noProof/>
          <w:lang w:eastAsia="es-CO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83B4C96" wp14:editId="17FC88CD">
                <wp:simplePos x="0" y="0"/>
                <wp:positionH relativeFrom="margin">
                  <wp:posOffset>-403860</wp:posOffset>
                </wp:positionH>
                <wp:positionV relativeFrom="paragraph">
                  <wp:posOffset>-252096</wp:posOffset>
                </wp:positionV>
                <wp:extent cx="6400800" cy="581025"/>
                <wp:effectExtent l="0" t="0" r="19050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58102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0D304" w14:textId="751299B1" w:rsidR="00A420FD" w:rsidRDefault="00A420FD" w:rsidP="00F426A8">
                            <w:pPr>
                              <w:shd w:val="clear" w:color="auto" w:fill="DADADA"/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75ED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FUNDACIÓN UNIVERSITARIA </w:t>
                            </w:r>
                            <w:r w:rsidR="00033A0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COMPENSAR</w:t>
                            </w:r>
                            <w:r w:rsidRPr="00275ED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– U</w:t>
                            </w:r>
                            <w:r w:rsidR="00E021C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COMPENSAR</w:t>
                            </w:r>
                          </w:p>
                          <w:p w14:paraId="23597C56" w14:textId="76AFBF8A" w:rsidR="00F426A8" w:rsidRPr="00587D37" w:rsidRDefault="00F426A8" w:rsidP="00F426A8">
                            <w:pPr>
                              <w:shd w:val="clear" w:color="auto" w:fill="DADADA"/>
                              <w:jc w:val="center"/>
                              <w:rPr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75ED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SYLLABUS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–</w:t>
                            </w:r>
                            <w:r w:rsidRPr="000A036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SISTEMAS DIGITALES</w:t>
                            </w:r>
                            <w:r w:rsidRPr="00587D37">
                              <w:rPr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</w:p>
                          <w:p w14:paraId="659F179B" w14:textId="77777777" w:rsidR="00F426A8" w:rsidRPr="00275ED2" w:rsidRDefault="00F426A8" w:rsidP="00F426A8">
                            <w:pPr>
                              <w:shd w:val="clear" w:color="auto" w:fill="DADADA"/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52C0923" w14:textId="77777777" w:rsidR="00A420FD" w:rsidRPr="00275ED2" w:rsidRDefault="00A420FD" w:rsidP="00A420FD">
                            <w:pPr>
                              <w:shd w:val="clear" w:color="auto" w:fill="E7E6E6" w:themeFill="background2"/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5673E88" w14:textId="77777777" w:rsidR="00A420FD" w:rsidRPr="00275ED2" w:rsidRDefault="00A420FD" w:rsidP="00A420FD">
                            <w:pPr>
                              <w:shd w:val="clear" w:color="auto" w:fill="E7E6E6" w:themeFill="background2"/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83B4C96" id="Rectángulo 3" o:spid="_x0000_s1028" style="position:absolute;margin-left:-31.8pt;margin-top:-19.85pt;width:7in;height:45.7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" fillcolor="#dadada" strokecolor="gray [1629]" strokeweight="1pt">
                <v:textbox>
                  <w:txbxContent>
                    <w:p w14:paraId="1C80D304" w14:textId="751299B1" w:rsidR="00A420FD" w:rsidRDefault="00A420FD" w:rsidP="00F426A8">
                      <w:pPr>
                        <w:shd w:val="clear" w:color="auto" w:fill="DADADA"/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75ED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FUNDACIÓN UNIVERSITARIA </w:t>
                      </w:r>
                      <w:r w:rsidR="00033A0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COMPENSAR</w:t>
                      </w:r>
                      <w:r w:rsidRPr="00275ED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– U</w:t>
                      </w:r>
                      <w:r w:rsidR="00E021C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COMPENSAR</w:t>
                      </w:r>
                    </w:p>
                    <w:p w14:paraId="23597C56" w14:textId="76AFBF8A" w:rsidR="00F426A8" w:rsidRPr="00587D37" w:rsidRDefault="00F426A8" w:rsidP="00F426A8">
                      <w:pPr>
                        <w:shd w:val="clear" w:color="auto" w:fill="DADADA"/>
                        <w:jc w:val="center"/>
                        <w:rPr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75ED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SYLLABUS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–</w:t>
                      </w:r>
                      <w:r w:rsidRPr="000A036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SISTEMAS DIGITALES</w:t>
                      </w:r>
                      <w:r w:rsidRPr="00587D37">
                        <w:rPr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</w:p>
                    <w:p w14:paraId="659F179B" w14:textId="77777777" w:rsidR="00F426A8" w:rsidRPr="00275ED2" w:rsidRDefault="00F426A8" w:rsidP="00F426A8">
                      <w:pPr>
                        <w:shd w:val="clear" w:color="auto" w:fill="DADADA"/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52C0923" w14:textId="77777777" w:rsidR="00A420FD" w:rsidRPr="00275ED2" w:rsidRDefault="00A420FD" w:rsidP="00A420FD">
                      <w:pPr>
                        <w:shd w:val="clear" w:color="auto" w:fill="E7E6E6" w:themeFill="background2"/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5673E88" w14:textId="77777777" w:rsidR="00A420FD" w:rsidRPr="00275ED2" w:rsidRDefault="00A420FD" w:rsidP="00A420FD">
                      <w:pPr>
                        <w:shd w:val="clear" w:color="auto" w:fill="E7E6E6" w:themeFill="background2"/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Tablaconcuadrcula"/>
        <w:tblpPr w:leftFromText="141" w:rightFromText="141" w:vertAnchor="text" w:horzAnchor="margin" w:tblpX="-572" w:tblpY="175"/>
        <w:tblW w:w="10060" w:type="dxa"/>
        <w:tblLook w:val="04A0" w:firstRow="1" w:lastRow="0" w:firstColumn="1" w:lastColumn="0" w:noHBand="0" w:noVBand="1"/>
      </w:tblPr>
      <w:tblGrid>
        <w:gridCol w:w="1991"/>
        <w:gridCol w:w="2849"/>
        <w:gridCol w:w="2441"/>
        <w:gridCol w:w="1389"/>
        <w:gridCol w:w="1390"/>
      </w:tblGrid>
      <w:tr w:rsidR="00A420FD" w:rsidRPr="00275ED2" w14:paraId="0D181B1F" w14:textId="77777777" w:rsidTr="00BC38DA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</w:tcPr>
          <w:p w14:paraId="5C5D9488" w14:textId="77777777" w:rsidR="00A420FD" w:rsidRPr="00275ED2" w:rsidRDefault="00A420FD" w:rsidP="005D50F0">
            <w:pPr>
              <w:pStyle w:val="Prrafodelista"/>
              <w:numPr>
                <w:ilvl w:val="0"/>
                <w:numId w:val="4"/>
              </w:numPr>
              <w:jc w:val="center"/>
              <w:rPr>
                <w:b/>
                <w:bCs/>
              </w:rPr>
            </w:pPr>
            <w:r w:rsidRPr="00275ED2">
              <w:rPr>
                <w:b/>
                <w:bCs/>
              </w:rPr>
              <w:t>INFORMACIÓN GENERAL DE</w:t>
            </w:r>
            <w:r>
              <w:rPr>
                <w:b/>
                <w:bCs/>
              </w:rPr>
              <w:t>L CURSO</w:t>
            </w:r>
          </w:p>
        </w:tc>
      </w:tr>
      <w:tr w:rsidR="00463BF2" w:rsidRPr="00275ED2" w14:paraId="3AB7296B" w14:textId="77777777" w:rsidTr="00BC38DA">
        <w:tc>
          <w:tcPr>
            <w:tcW w:w="199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70D53572" w14:textId="7F173D80" w:rsidR="00A420FD" w:rsidRPr="006F7935" w:rsidRDefault="00A420FD" w:rsidP="005D50F0">
            <w:pPr>
              <w:rPr>
                <w:b/>
              </w:rPr>
            </w:pPr>
            <w:r w:rsidRPr="006F7935">
              <w:rPr>
                <w:b/>
              </w:rPr>
              <w:t>Programa Académico:</w:t>
            </w:r>
          </w:p>
        </w:tc>
        <w:tc>
          <w:tcPr>
            <w:tcW w:w="28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E7057AA" w14:textId="381C45BA" w:rsidR="00A420FD" w:rsidRPr="006F7935" w:rsidRDefault="00BC38DA" w:rsidP="5A966C93">
            <w:pPr>
              <w:jc w:val="center"/>
            </w:pPr>
            <w:r>
              <w:t>Común de facultad</w:t>
            </w:r>
          </w:p>
        </w:tc>
        <w:tc>
          <w:tcPr>
            <w:tcW w:w="244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76DFFB55" w14:textId="77777777" w:rsidR="00A420FD" w:rsidRPr="006F7935" w:rsidRDefault="00A420FD" w:rsidP="005D50F0">
            <w:pPr>
              <w:rPr>
                <w:b/>
                <w:bCs/>
              </w:rPr>
            </w:pPr>
            <w:r w:rsidRPr="006F7935">
              <w:rPr>
                <w:b/>
                <w:bCs/>
              </w:rPr>
              <w:t>Nivel de Formación.</w:t>
            </w:r>
          </w:p>
        </w:tc>
        <w:tc>
          <w:tcPr>
            <w:tcW w:w="277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9B9DF46" w14:textId="158891ED" w:rsidR="00A420FD" w:rsidRPr="006F7935" w:rsidRDefault="009B3FA1" w:rsidP="005D50F0">
            <w:pPr>
              <w:jc w:val="center"/>
            </w:pPr>
            <w:r>
              <w:t>Según plan de estudios</w:t>
            </w:r>
          </w:p>
        </w:tc>
      </w:tr>
      <w:tr w:rsidR="00463BF2" w:rsidRPr="00275ED2" w14:paraId="5A1E630A" w14:textId="77777777" w:rsidTr="00BC38DA">
        <w:tc>
          <w:tcPr>
            <w:tcW w:w="199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4A156426" w14:textId="77777777" w:rsidR="00A420FD" w:rsidRPr="006F7935" w:rsidRDefault="00A420FD" w:rsidP="005D50F0">
            <w:pPr>
              <w:rPr>
                <w:b/>
                <w:bCs/>
              </w:rPr>
            </w:pPr>
            <w:r w:rsidRPr="006F7935">
              <w:rPr>
                <w:b/>
                <w:bCs/>
              </w:rPr>
              <w:t>Sede:</w:t>
            </w:r>
          </w:p>
        </w:tc>
        <w:sdt>
          <w:sdtPr>
            <w:id w:val="-2009898420"/>
            <w:placeholder>
              <w:docPart w:val="39BB3DE46127449FA2BDDFA7D0AA8307"/>
            </w:placeholder>
            <w:dropDownList>
              <w:listItem w:value="Elija un elemento."/>
              <w:listItem w:displayText="Bogotá" w:value="Bogotá"/>
              <w:listItem w:displayText="Cali" w:value="Cali"/>
              <w:listItem w:displayText="Villavicencio" w:value="Villavicencio"/>
              <w:listItem w:displayText="Virtual" w:value="Virtual"/>
            </w:dropDownList>
          </w:sdtPr>
          <w:sdtEndPr/>
          <w:sdtContent>
            <w:tc>
              <w:tcPr>
                <w:tcW w:w="2849" w:type="dxa"/>
                <w:tcBorders>
                  <w:top w:val="single" w:sz="4" w:space="0" w:color="7F7F7F"/>
                  <w:left w:val="single" w:sz="4" w:space="0" w:color="7F7F7F"/>
                  <w:bottom w:val="single" w:sz="4" w:space="0" w:color="7F7F7F"/>
                  <w:right w:val="single" w:sz="4" w:space="0" w:color="7F7F7F"/>
                </w:tcBorders>
                <w:vAlign w:val="center"/>
              </w:tcPr>
              <w:p w14:paraId="31AFE018" w14:textId="4F888A10" w:rsidR="00A420FD" w:rsidRPr="006F7935" w:rsidRDefault="006F7935" w:rsidP="005D50F0">
                <w:pPr>
                  <w:jc w:val="center"/>
                </w:pPr>
                <w:r w:rsidRPr="006F7935">
                  <w:t>Bogotá</w:t>
                </w:r>
              </w:p>
            </w:tc>
          </w:sdtContent>
        </w:sdt>
        <w:tc>
          <w:tcPr>
            <w:tcW w:w="244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4334CDD6" w14:textId="77777777" w:rsidR="00A420FD" w:rsidRPr="006F7935" w:rsidRDefault="00A420FD" w:rsidP="005D50F0">
            <w:pPr>
              <w:rPr>
                <w:b/>
                <w:bCs/>
              </w:rPr>
            </w:pPr>
            <w:r w:rsidRPr="006F7935">
              <w:rPr>
                <w:b/>
                <w:bCs/>
              </w:rPr>
              <w:t>Código del curso:</w:t>
            </w:r>
          </w:p>
        </w:tc>
        <w:tc>
          <w:tcPr>
            <w:tcW w:w="2779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BC971C4" w14:textId="3C61EB24" w:rsidR="00A420FD" w:rsidRPr="006F7935" w:rsidRDefault="00A420FD" w:rsidP="005D50F0">
            <w:pPr>
              <w:jc w:val="center"/>
              <w:rPr>
                <w:color w:val="000000" w:themeColor="text1"/>
              </w:rPr>
            </w:pPr>
          </w:p>
        </w:tc>
      </w:tr>
      <w:tr w:rsidR="00463BF2" w:rsidRPr="00275ED2" w14:paraId="5FE40621" w14:textId="77777777" w:rsidTr="00BC38DA">
        <w:tc>
          <w:tcPr>
            <w:tcW w:w="199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5ACA539E" w14:textId="77777777" w:rsidR="00A420FD" w:rsidRPr="006F7935" w:rsidRDefault="00A420FD" w:rsidP="005D50F0">
            <w:pPr>
              <w:rPr>
                <w:b/>
                <w:bCs/>
              </w:rPr>
            </w:pPr>
            <w:r w:rsidRPr="006F7935">
              <w:rPr>
                <w:b/>
                <w:bCs/>
              </w:rPr>
              <w:t>Nombre del curso:</w:t>
            </w:r>
          </w:p>
        </w:tc>
        <w:tc>
          <w:tcPr>
            <w:tcW w:w="28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EF6BE33" w14:textId="521BE1FE" w:rsidR="00A420FD" w:rsidRPr="006F7935" w:rsidRDefault="006F7935" w:rsidP="00BC38DA">
            <w:pPr>
              <w:jc w:val="center"/>
            </w:pPr>
            <w:r w:rsidRPr="006F7935">
              <w:t>Sistemas Digitales</w:t>
            </w:r>
          </w:p>
        </w:tc>
        <w:tc>
          <w:tcPr>
            <w:tcW w:w="244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7AEB7048" w14:textId="77777777" w:rsidR="00A420FD" w:rsidRPr="006F7935" w:rsidRDefault="00A420FD" w:rsidP="005D50F0">
            <w:pPr>
              <w:rPr>
                <w:b/>
                <w:bCs/>
              </w:rPr>
            </w:pPr>
            <w:r w:rsidRPr="006F7935">
              <w:rPr>
                <w:b/>
                <w:bCs/>
              </w:rPr>
              <w:t>Modalidad:</w:t>
            </w:r>
          </w:p>
        </w:tc>
        <w:sdt>
          <w:sdtPr>
            <w:rPr>
              <w:color w:val="000000" w:themeColor="text1"/>
            </w:rPr>
            <w:id w:val="1721325993"/>
            <w:placeholder>
              <w:docPart w:val="39BB3DE46127449FA2BDDFA7D0AA8307"/>
            </w:placeholder>
            <w:dropDownList>
              <w:listItem w:value="Elija un elemento."/>
              <w:listItem w:displayText="Presencial" w:value="Presencial"/>
              <w:listItem w:displayText="Virtual" w:value="Virtual"/>
              <w:listItem w:displayText="Blended" w:value="Blended"/>
            </w:dropDownList>
          </w:sdtPr>
          <w:sdtEndPr/>
          <w:sdtContent>
            <w:tc>
              <w:tcPr>
                <w:tcW w:w="2779" w:type="dxa"/>
                <w:gridSpan w:val="2"/>
                <w:tcBorders>
                  <w:top w:val="single" w:sz="4" w:space="0" w:color="7F7F7F"/>
                  <w:left w:val="single" w:sz="4" w:space="0" w:color="7F7F7F"/>
                  <w:bottom w:val="single" w:sz="4" w:space="0" w:color="7F7F7F"/>
                  <w:right w:val="single" w:sz="4" w:space="0" w:color="7F7F7F"/>
                </w:tcBorders>
                <w:vAlign w:val="center"/>
              </w:tcPr>
              <w:p w14:paraId="353F7E7B" w14:textId="64851344" w:rsidR="00A420FD" w:rsidRPr="006F7935" w:rsidRDefault="0045545E" w:rsidP="005D50F0">
                <w:pPr>
                  <w:jc w:val="center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Presencial</w:t>
                </w:r>
              </w:p>
            </w:tc>
          </w:sdtContent>
        </w:sdt>
      </w:tr>
      <w:tr w:rsidR="00463BF2" w:rsidRPr="00275ED2" w14:paraId="567E8989" w14:textId="77777777" w:rsidTr="00BC38DA">
        <w:tc>
          <w:tcPr>
            <w:tcW w:w="199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49CC0AD6" w14:textId="77777777" w:rsidR="00A420FD" w:rsidRPr="006F7935" w:rsidRDefault="00A420FD" w:rsidP="005D50F0">
            <w:pPr>
              <w:rPr>
                <w:b/>
                <w:bCs/>
              </w:rPr>
            </w:pPr>
            <w:r w:rsidRPr="006F7935">
              <w:rPr>
                <w:b/>
                <w:bCs/>
              </w:rPr>
              <w:t>Semestre:</w:t>
            </w:r>
          </w:p>
        </w:tc>
        <w:tc>
          <w:tcPr>
            <w:tcW w:w="284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3C88E55" w14:textId="3DF02197" w:rsidR="00A420FD" w:rsidRPr="006F7935" w:rsidRDefault="00723D1E" w:rsidP="005D50F0">
            <w:pPr>
              <w:jc w:val="center"/>
            </w:pPr>
            <w:r>
              <w:t>V</w:t>
            </w:r>
            <w:del w:id="3" w:author="Ing Angelo Rodriguez" w:date="2025-07-17T14:33:00Z">
              <w:r w:rsidR="00BC38DA" w:rsidDel="00843361">
                <w:delText>Según plan de estudios</w:delText>
              </w:r>
            </w:del>
          </w:p>
        </w:tc>
        <w:tc>
          <w:tcPr>
            <w:tcW w:w="244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30091D82" w14:textId="77777777" w:rsidR="00A420FD" w:rsidRPr="006F7935" w:rsidRDefault="00A420FD" w:rsidP="005D50F0">
            <w:pPr>
              <w:rPr>
                <w:b/>
                <w:bCs/>
              </w:rPr>
            </w:pPr>
            <w:r w:rsidRPr="006F7935">
              <w:rPr>
                <w:b/>
                <w:bCs/>
              </w:rPr>
              <w:t>Número de Créditos:</w:t>
            </w:r>
          </w:p>
        </w:tc>
        <w:sdt>
          <w:sdtPr>
            <w:rPr>
              <w:rStyle w:val="Textodelmarcadordeposicin"/>
              <w:color w:val="000000" w:themeColor="text1"/>
            </w:rPr>
            <w:id w:val="1726028959"/>
            <w:placeholder>
              <w:docPart w:val="6B18D24AD2754A78AED870CA75932342"/>
            </w:placeholder>
            <w:dropDownList>
              <w:listItem w:value="Elija un elemento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  <w:listItem w:displayText="10" w:value="10"/>
              <w:listItem w:displayText="11" w:value="11"/>
              <w:listItem w:displayText="12" w:value="12"/>
            </w:dropDownList>
          </w:sdtPr>
          <w:sdtEndPr>
            <w:rPr>
              <w:rStyle w:val="Textodelmarcadordeposicin"/>
            </w:rPr>
          </w:sdtEndPr>
          <w:sdtContent>
            <w:tc>
              <w:tcPr>
                <w:tcW w:w="2779" w:type="dxa"/>
                <w:gridSpan w:val="2"/>
                <w:tcBorders>
                  <w:top w:val="single" w:sz="4" w:space="0" w:color="7F7F7F"/>
                  <w:left w:val="single" w:sz="4" w:space="0" w:color="7F7F7F"/>
                  <w:bottom w:val="single" w:sz="4" w:space="0" w:color="7F7F7F"/>
                  <w:right w:val="single" w:sz="4" w:space="0" w:color="7F7F7F"/>
                </w:tcBorders>
                <w:vAlign w:val="center"/>
              </w:tcPr>
              <w:p w14:paraId="68BDDAC4" w14:textId="14A95299" w:rsidR="00A420FD" w:rsidRPr="006F7935" w:rsidRDefault="006F7935" w:rsidP="005D50F0">
                <w:pPr>
                  <w:jc w:val="center"/>
                  <w:rPr>
                    <w:rStyle w:val="Textodelmarcadordeposicin"/>
                    <w:color w:val="000000" w:themeColor="text1"/>
                  </w:rPr>
                </w:pPr>
                <w:r w:rsidRPr="006F7935">
                  <w:rPr>
                    <w:rStyle w:val="Textodelmarcadordeposicin"/>
                    <w:color w:val="000000" w:themeColor="text1"/>
                  </w:rPr>
                  <w:t>3</w:t>
                </w:r>
              </w:p>
            </w:tc>
          </w:sdtContent>
        </w:sdt>
      </w:tr>
      <w:tr w:rsidR="00463BF2" w:rsidRPr="00275ED2" w14:paraId="521F5513" w14:textId="77777777" w:rsidTr="00BC38DA">
        <w:tc>
          <w:tcPr>
            <w:tcW w:w="199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4F6F4208" w14:textId="5A0DD97A" w:rsidR="00A420FD" w:rsidRPr="006F7935" w:rsidRDefault="00A420FD" w:rsidP="005D50F0">
            <w:pPr>
              <w:rPr>
                <w:b/>
                <w:bCs/>
              </w:rPr>
            </w:pPr>
            <w:r w:rsidRPr="006F7935">
              <w:rPr>
                <w:b/>
              </w:rPr>
              <w:t>Tipo</w:t>
            </w:r>
            <w:r w:rsidR="00682F13" w:rsidRPr="006F7935">
              <w:rPr>
                <w:b/>
              </w:rPr>
              <w:t xml:space="preserve"> o naturaleza</w:t>
            </w:r>
            <w:r w:rsidRPr="006F7935">
              <w:rPr>
                <w:b/>
              </w:rPr>
              <w:t xml:space="preserve"> del curso:</w:t>
            </w:r>
            <w:r w:rsidRPr="006F7935">
              <w:rPr>
                <w:b/>
                <w:bCs/>
              </w:rPr>
              <w:t xml:space="preserve"> </w:t>
            </w:r>
          </w:p>
          <w:p w14:paraId="7A451102" w14:textId="77777777" w:rsidR="00A420FD" w:rsidRPr="006F7935" w:rsidRDefault="00A420FD" w:rsidP="005D50F0">
            <w:pPr>
              <w:rPr>
                <w:b/>
                <w:bCs/>
              </w:rPr>
            </w:pPr>
          </w:p>
        </w:tc>
        <w:sdt>
          <w:sdtPr>
            <w:rPr>
              <w:rStyle w:val="Textodelmarcadordeposicin"/>
              <w:color w:val="000000" w:themeColor="text1"/>
            </w:rPr>
            <w:id w:val="-2032873081"/>
            <w:placeholder>
              <w:docPart w:val="6B18D24AD2754A78AED870CA75932342"/>
            </w:placeholder>
            <w:dropDownList>
              <w:listItem w:value="Elija un elemento."/>
              <w:listItem w:displayText="Teórico" w:value="Teórico"/>
              <w:listItem w:displayText="Teórico Práctico" w:value="Teórico Práctico"/>
              <w:listItem w:displayText="Práctico" w:value="Práctico"/>
            </w:dropDownList>
          </w:sdtPr>
          <w:sdtEndPr>
            <w:rPr>
              <w:rStyle w:val="Textodelmarcadordeposicin"/>
            </w:rPr>
          </w:sdtEndPr>
          <w:sdtContent>
            <w:tc>
              <w:tcPr>
                <w:tcW w:w="2849" w:type="dxa"/>
                <w:tcBorders>
                  <w:top w:val="single" w:sz="4" w:space="0" w:color="7F7F7F"/>
                  <w:left w:val="single" w:sz="4" w:space="0" w:color="7F7F7F"/>
                  <w:bottom w:val="single" w:sz="4" w:space="0" w:color="7F7F7F"/>
                  <w:right w:val="single" w:sz="4" w:space="0" w:color="7F7F7F"/>
                </w:tcBorders>
                <w:vAlign w:val="center"/>
              </w:tcPr>
              <w:p w14:paraId="46AA6D57" w14:textId="2B30BB4D" w:rsidR="00A420FD" w:rsidRPr="006F7935" w:rsidRDefault="006F7935" w:rsidP="005D50F0">
                <w:pPr>
                  <w:jc w:val="center"/>
                  <w:rPr>
                    <w:rStyle w:val="Textodelmarcadordeposicin"/>
                    <w:color w:val="000000" w:themeColor="text1"/>
                  </w:rPr>
                </w:pPr>
                <w:r w:rsidRPr="006F7935">
                  <w:rPr>
                    <w:rStyle w:val="Textodelmarcadordeposicin"/>
                    <w:color w:val="000000" w:themeColor="text1"/>
                  </w:rPr>
                  <w:t>Teórico Práctico</w:t>
                </w:r>
              </w:p>
            </w:tc>
          </w:sdtContent>
        </w:sdt>
        <w:tc>
          <w:tcPr>
            <w:tcW w:w="244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133186F0" w14:textId="670F8EC0" w:rsidR="00A420FD" w:rsidRPr="006F7935" w:rsidRDefault="00A420FD" w:rsidP="005D50F0">
            <w:pPr>
              <w:rPr>
                <w:b/>
                <w:bCs/>
              </w:rPr>
            </w:pPr>
            <w:r w:rsidRPr="006F7935">
              <w:rPr>
                <w:b/>
                <w:bCs/>
              </w:rPr>
              <w:t>Componente de formación:</w:t>
            </w:r>
          </w:p>
        </w:tc>
        <w:tc>
          <w:tcPr>
            <w:tcW w:w="2779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E1260FA" w14:textId="7827E101" w:rsidR="00A420FD" w:rsidRPr="006F7935" w:rsidRDefault="00937456" w:rsidP="005D50F0">
            <w:pPr>
              <w:jc w:val="center"/>
              <w:rPr>
                <w:rStyle w:val="Textodelmarcadordeposicin"/>
                <w:color w:val="000000" w:themeColor="text1"/>
              </w:rPr>
            </w:pPr>
            <w:r w:rsidRPr="00937456">
              <w:rPr>
                <w:rStyle w:val="Textodelmarcadordeposicin"/>
                <w:color w:val="000000" w:themeColor="text1"/>
              </w:rPr>
              <w:t>Ciencias Básicas de Ingeniería</w:t>
            </w:r>
          </w:p>
        </w:tc>
      </w:tr>
      <w:tr w:rsidR="00463BF2" w:rsidRPr="00275ED2" w14:paraId="4099F95C" w14:textId="77777777" w:rsidTr="00BC38DA">
        <w:tc>
          <w:tcPr>
            <w:tcW w:w="199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170F964B" w14:textId="77777777" w:rsidR="00A420FD" w:rsidRPr="006F7935" w:rsidRDefault="00A420FD" w:rsidP="005D50F0">
            <w:pPr>
              <w:rPr>
                <w:b/>
                <w:bCs/>
              </w:rPr>
            </w:pPr>
            <w:r w:rsidRPr="006F7935">
              <w:rPr>
                <w:b/>
                <w:bCs/>
              </w:rPr>
              <w:t>Carácter del curso:</w:t>
            </w:r>
          </w:p>
        </w:tc>
        <w:sdt>
          <w:sdtPr>
            <w:rPr>
              <w:rStyle w:val="Textodelmarcadordeposicin"/>
              <w:color w:val="000000" w:themeColor="text1"/>
            </w:rPr>
            <w:id w:val="-1657375030"/>
            <w:placeholder>
              <w:docPart w:val="6B18D24AD2754A78AED870CA75932342"/>
            </w:placeholder>
            <w:comboBox>
              <w:listItem w:value="Elija un elemento."/>
              <w:listItem w:displayText="Obligatoria" w:value="Obligatoria"/>
              <w:listItem w:displayText="Optativa" w:value="Optativa"/>
              <w:listItem w:displayText="Electiva" w:value="Electiva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2849" w:type="dxa"/>
                <w:tcBorders>
                  <w:top w:val="single" w:sz="4" w:space="0" w:color="7F7F7F"/>
                  <w:left w:val="single" w:sz="4" w:space="0" w:color="7F7F7F"/>
                  <w:bottom w:val="single" w:sz="4" w:space="0" w:color="7F7F7F"/>
                  <w:right w:val="single" w:sz="4" w:space="0" w:color="7F7F7F"/>
                </w:tcBorders>
                <w:vAlign w:val="center"/>
              </w:tcPr>
              <w:p w14:paraId="4C056D4C" w14:textId="78487B89" w:rsidR="00A420FD" w:rsidRPr="006F7935" w:rsidRDefault="006F7935" w:rsidP="005D50F0">
                <w:pPr>
                  <w:jc w:val="center"/>
                  <w:rPr>
                    <w:rStyle w:val="Textodelmarcadordeposicin"/>
                    <w:color w:val="000000" w:themeColor="text1"/>
                  </w:rPr>
                </w:pPr>
                <w:r w:rsidRPr="006F7935">
                  <w:rPr>
                    <w:rStyle w:val="Textodelmarcadordeposicin"/>
                    <w:color w:val="000000" w:themeColor="text1"/>
                  </w:rPr>
                  <w:t>Obligatoria</w:t>
                </w:r>
              </w:p>
            </w:tc>
          </w:sdtContent>
        </w:sdt>
        <w:tc>
          <w:tcPr>
            <w:tcW w:w="244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073EE357" w14:textId="77777777" w:rsidR="00A420FD" w:rsidRPr="006F7935" w:rsidRDefault="00A420FD" w:rsidP="005D50F0">
            <w:pPr>
              <w:rPr>
                <w:b/>
                <w:bCs/>
              </w:rPr>
            </w:pPr>
            <w:r w:rsidRPr="006F7935">
              <w:rPr>
                <w:b/>
                <w:bCs/>
              </w:rPr>
              <w:t>Versión:</w:t>
            </w:r>
          </w:p>
        </w:tc>
        <w:tc>
          <w:tcPr>
            <w:tcW w:w="2779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2A43535" w14:textId="4DC36AFA" w:rsidR="006F7935" w:rsidRPr="006F7935" w:rsidRDefault="006F7935" w:rsidP="006F7935">
            <w:pPr>
              <w:jc w:val="center"/>
              <w:rPr>
                <w:rStyle w:val="Textodelmarcadordeposicin"/>
                <w:color w:val="000000" w:themeColor="text1"/>
              </w:rPr>
            </w:pPr>
            <w:r w:rsidRPr="006F7935">
              <w:rPr>
                <w:rStyle w:val="Textodelmarcadordeposicin"/>
                <w:color w:val="000000" w:themeColor="text1"/>
              </w:rPr>
              <w:t>2.0</w:t>
            </w:r>
          </w:p>
        </w:tc>
      </w:tr>
      <w:tr w:rsidR="00EC5C3A" w:rsidRPr="00275ED2" w14:paraId="232678F8" w14:textId="77777777" w:rsidTr="00D15FFF">
        <w:tc>
          <w:tcPr>
            <w:tcW w:w="1991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6E0026B8" w14:textId="77777777" w:rsidR="00EC5C3A" w:rsidRPr="006F7935" w:rsidRDefault="00EC5C3A" w:rsidP="005D50F0">
            <w:pPr>
              <w:rPr>
                <w:b/>
                <w:bCs/>
              </w:rPr>
            </w:pPr>
            <w:r w:rsidRPr="006F7935">
              <w:rPr>
                <w:b/>
                <w:bCs/>
              </w:rPr>
              <w:t>Horas Totales:</w:t>
            </w:r>
          </w:p>
        </w:tc>
        <w:tc>
          <w:tcPr>
            <w:tcW w:w="2849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sdt>
            <w:sdtPr>
              <w:rPr>
                <w:rStyle w:val="Textodelmarcadordeposicin"/>
                <w:color w:val="000000" w:themeColor="text1"/>
              </w:rPr>
              <w:id w:val="-419168180"/>
              <w:placeholder>
                <w:docPart w:val="0E9354C1BF8E4F3C825C9FC4D545BD60"/>
              </w:placeholder>
              <w:dropDownList>
                <w:listItem w:value="Elija un elemento."/>
                <w:listItem w:displayText="48" w:value="48"/>
                <w:listItem w:displayText="96" w:value="96"/>
                <w:listItem w:displayText="144" w:value="144"/>
                <w:listItem w:displayText="192" w:value="192"/>
                <w:listItem w:displayText="240" w:value="240"/>
                <w:listItem w:displayText="288" w:value="288"/>
                <w:listItem w:displayText="336" w:value="336"/>
                <w:listItem w:displayText="384" w:value="384"/>
                <w:listItem w:displayText="432" w:value="432"/>
                <w:listItem w:displayText="480" w:value="480"/>
                <w:listItem w:displayText="528" w:value="528"/>
                <w:listItem w:displayText="576" w:value="576"/>
              </w:dropDownList>
            </w:sdtPr>
            <w:sdtEndPr>
              <w:rPr>
                <w:rStyle w:val="Textodelmarcadordeposicin"/>
              </w:rPr>
            </w:sdtEndPr>
            <w:sdtContent>
              <w:p w14:paraId="16DA5B0E" w14:textId="5FA11C2F" w:rsidR="00EC5C3A" w:rsidRPr="006F7935" w:rsidRDefault="00EC5C3A" w:rsidP="005D50F0">
                <w:pPr>
                  <w:jc w:val="center"/>
                  <w:rPr>
                    <w:color w:val="000000" w:themeColor="text1"/>
                  </w:rPr>
                </w:pPr>
                <w:r w:rsidRPr="006F7935">
                  <w:rPr>
                    <w:rStyle w:val="Textodelmarcadordeposicin"/>
                    <w:color w:val="000000" w:themeColor="text1"/>
                  </w:rPr>
                  <w:t>144</w:t>
                </w:r>
              </w:p>
            </w:sdtContent>
          </w:sdt>
          <w:p w14:paraId="2C725C86" w14:textId="77777777" w:rsidR="00EC5C3A" w:rsidRPr="006F7935" w:rsidRDefault="00EC5C3A">
            <w:pPr>
              <w:rPr>
                <w:color w:val="000000" w:themeColor="text1"/>
              </w:rPr>
            </w:pPr>
          </w:p>
        </w:tc>
        <w:tc>
          <w:tcPr>
            <w:tcW w:w="244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51E3E574" w14:textId="77777777" w:rsidR="00EC5C3A" w:rsidRPr="006F7935" w:rsidRDefault="00EC5C3A" w:rsidP="005D50F0">
            <w:pPr>
              <w:rPr>
                <w:b/>
                <w:bCs/>
              </w:rPr>
            </w:pPr>
            <w:r w:rsidRPr="006F7935">
              <w:rPr>
                <w:b/>
                <w:bCs/>
              </w:rPr>
              <w:t xml:space="preserve">Horas de Trabajo Directo con Docente </w:t>
            </w:r>
          </w:p>
        </w:tc>
        <w:tc>
          <w:tcPr>
            <w:tcW w:w="13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CE1978A" w14:textId="3CD1179D" w:rsidR="00EC5C3A" w:rsidRPr="00EC5C3A" w:rsidRDefault="00EC5C3A" w:rsidP="00EC5C3A">
            <w:pPr>
              <w:jc w:val="center"/>
              <w:rPr>
                <w:rStyle w:val="Textodelmarcadordeposicin"/>
                <w:color w:val="A6A6A6" w:themeColor="background1" w:themeShade="A6"/>
              </w:rPr>
            </w:pPr>
            <w:r>
              <w:rPr>
                <w:rStyle w:val="Textodelmarcadordeposicin"/>
                <w:color w:val="A6A6A6" w:themeColor="background1" w:themeShade="A6"/>
              </w:rPr>
              <w:t>P</w:t>
            </w:r>
            <w:r w:rsidRPr="00EC5C3A">
              <w:rPr>
                <w:rStyle w:val="Textodelmarcadordeposicin"/>
                <w:color w:val="A6A6A6" w:themeColor="background1" w:themeShade="A6"/>
              </w:rPr>
              <w:t xml:space="preserve">resenciales </w:t>
            </w:r>
          </w:p>
          <w:p w14:paraId="360FF82A" w14:textId="5D462A42" w:rsidR="00EC5C3A" w:rsidRPr="00EC5C3A" w:rsidRDefault="004757D8" w:rsidP="00D31D4D">
            <w:pPr>
              <w:jc w:val="center"/>
              <w:rPr>
                <w:rStyle w:val="Textodelmarcadordeposicin"/>
                <w:color w:val="auto"/>
              </w:rPr>
            </w:pPr>
            <w:sdt>
              <w:sdtPr>
                <w:rPr>
                  <w:rStyle w:val="Textodelmarcadordeposicin"/>
                  <w:color w:val="auto"/>
                </w:rPr>
                <w:id w:val="746851779"/>
                <w:placeholder>
                  <w:docPart w:val="754F7A5A65CE4FBE8848E1145D83347B"/>
                </w:placeholder>
                <w:dropDownList>
                  <w:listItem w:value="Elija un elemento."/>
                  <w:listItem w:displayText="16" w:value="16"/>
                  <w:listItem w:displayText="32" w:value="32"/>
                  <w:listItem w:displayText="48" w:value="48"/>
                  <w:listItem w:displayText="64" w:value="64"/>
                  <w:listItem w:displayText="80" w:value="80"/>
                  <w:listItem w:displayText="96" w:value="96"/>
                  <w:listItem w:displayText="112" w:value="112"/>
                  <w:listItem w:displayText="128" w:value="128"/>
                  <w:listItem w:displayText="144" w:value="144"/>
                  <w:listItem w:displayText="160" w:value="160"/>
                  <w:listItem w:displayText="176" w:value="176"/>
                  <w:listItem w:displayText="192" w:value="192"/>
                </w:dropDownList>
              </w:sdtPr>
              <w:sdtEndPr>
                <w:rPr>
                  <w:rStyle w:val="Textodelmarcadordeposicin"/>
                </w:rPr>
              </w:sdtEndPr>
              <w:sdtContent>
                <w:r w:rsidR="0045545E" w:rsidRPr="00350299">
                  <w:rPr>
                    <w:rStyle w:val="Textodelmarcadordeposicin"/>
                    <w:color w:val="auto"/>
                  </w:rPr>
                  <w:t>48</w:t>
                </w:r>
              </w:sdtContent>
            </w:sdt>
          </w:p>
        </w:tc>
        <w:tc>
          <w:tcPr>
            <w:tcW w:w="139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D48F759" w14:textId="448DC243" w:rsidR="00EC5C3A" w:rsidRPr="00EC5C3A" w:rsidRDefault="00EC5C3A" w:rsidP="00EC5C3A">
            <w:pPr>
              <w:jc w:val="center"/>
              <w:rPr>
                <w:rStyle w:val="Textodelmarcadordeposicin"/>
                <w:color w:val="A6A6A6" w:themeColor="background1" w:themeShade="A6"/>
              </w:rPr>
            </w:pPr>
            <w:r>
              <w:rPr>
                <w:rStyle w:val="Textodelmarcadordeposicin"/>
                <w:color w:val="A6A6A6" w:themeColor="background1" w:themeShade="A6"/>
              </w:rPr>
              <w:t>V</w:t>
            </w:r>
            <w:r w:rsidRPr="00EC5C3A">
              <w:rPr>
                <w:rStyle w:val="Textodelmarcadordeposicin"/>
                <w:color w:val="A6A6A6" w:themeColor="background1" w:themeShade="A6"/>
              </w:rPr>
              <w:t>irtuales</w:t>
            </w:r>
          </w:p>
          <w:p w14:paraId="4DA08BF8" w14:textId="6EABFCD2" w:rsidR="00EC5C3A" w:rsidRPr="00EC5C3A" w:rsidRDefault="00EC5C3A" w:rsidP="00D31D4D">
            <w:pPr>
              <w:jc w:val="center"/>
              <w:rPr>
                <w:rStyle w:val="Textodelmarcadordeposicin"/>
                <w:color w:val="auto"/>
              </w:rPr>
            </w:pPr>
          </w:p>
        </w:tc>
      </w:tr>
      <w:tr w:rsidR="00EC5C3A" w:rsidRPr="00275ED2" w14:paraId="5C3138FD" w14:textId="77777777" w:rsidTr="00D16101">
        <w:tc>
          <w:tcPr>
            <w:tcW w:w="1991" w:type="dxa"/>
            <w:vMerge/>
            <w:vAlign w:val="center"/>
          </w:tcPr>
          <w:p w14:paraId="15FB8DB3" w14:textId="77777777" w:rsidR="00EC5C3A" w:rsidRPr="006F7935" w:rsidRDefault="00EC5C3A" w:rsidP="005D50F0">
            <w:pPr>
              <w:rPr>
                <w:b/>
                <w:bCs/>
              </w:rPr>
            </w:pPr>
          </w:p>
        </w:tc>
        <w:tc>
          <w:tcPr>
            <w:tcW w:w="2849" w:type="dxa"/>
            <w:vMerge/>
            <w:vAlign w:val="center"/>
          </w:tcPr>
          <w:p w14:paraId="6E77CA11" w14:textId="77777777" w:rsidR="00EC5C3A" w:rsidRPr="006F7935" w:rsidRDefault="00EC5C3A" w:rsidP="005D50F0">
            <w:pPr>
              <w:jc w:val="center"/>
              <w:rPr>
                <w:rStyle w:val="Textodelmarcadordeposicin"/>
                <w:color w:val="auto"/>
              </w:rPr>
            </w:pPr>
          </w:p>
        </w:tc>
        <w:tc>
          <w:tcPr>
            <w:tcW w:w="244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048FD74E" w14:textId="77777777" w:rsidR="00EC5C3A" w:rsidRPr="006F7935" w:rsidRDefault="00EC5C3A" w:rsidP="005D50F0">
            <w:pPr>
              <w:rPr>
                <w:b/>
                <w:bCs/>
              </w:rPr>
            </w:pPr>
            <w:r w:rsidRPr="006F7935">
              <w:rPr>
                <w:b/>
                <w:bCs/>
              </w:rPr>
              <w:t>Horas Trabajo Independiente:</w:t>
            </w:r>
          </w:p>
        </w:tc>
        <w:tc>
          <w:tcPr>
            <w:tcW w:w="13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90AE40F" w14:textId="3FEB90D1" w:rsidR="00EC5C3A" w:rsidRPr="00EC5C3A" w:rsidRDefault="00EC5C3A" w:rsidP="00EC5C3A">
            <w:pPr>
              <w:jc w:val="center"/>
              <w:rPr>
                <w:rStyle w:val="Textodelmarcadordeposicin"/>
                <w:color w:val="A6A6A6" w:themeColor="background1" w:themeShade="A6"/>
              </w:rPr>
            </w:pPr>
            <w:r>
              <w:rPr>
                <w:rStyle w:val="Textodelmarcadordeposicin"/>
                <w:color w:val="A6A6A6" w:themeColor="background1" w:themeShade="A6"/>
              </w:rPr>
              <w:t>P</w:t>
            </w:r>
            <w:r w:rsidRPr="00EC5C3A">
              <w:rPr>
                <w:rStyle w:val="Textodelmarcadordeposicin"/>
                <w:color w:val="A6A6A6" w:themeColor="background1" w:themeShade="A6"/>
              </w:rPr>
              <w:t xml:space="preserve">resenciales </w:t>
            </w:r>
          </w:p>
          <w:sdt>
            <w:sdtPr>
              <w:id w:val="556589494"/>
              <w:placeholder>
                <w:docPart w:val="3DDF5F92AFD74150A4EEFEF92C14B005"/>
              </w:placeholder>
              <w:dropDownList>
                <w:listItem w:value="Elija un elemento."/>
                <w:listItem w:displayText="32" w:value="32"/>
                <w:listItem w:displayText="64" w:value="64"/>
                <w:listItem w:displayText="96" w:value="96"/>
                <w:listItem w:displayText="128" w:value="128"/>
                <w:listItem w:displayText="160" w:value="160"/>
                <w:listItem w:displayText="192" w:value="192"/>
                <w:listItem w:displayText="224" w:value="224"/>
                <w:listItem w:displayText="256" w:value="256"/>
                <w:listItem w:displayText="288" w:value="288"/>
                <w:listItem w:displayText="320" w:value="320"/>
                <w:listItem w:displayText="352" w:value="352"/>
                <w:listItem w:displayText="384" w:value="384"/>
              </w:dropDownList>
            </w:sdtPr>
            <w:sdtEndPr/>
            <w:sdtContent>
              <w:p w14:paraId="4CD55F2F" w14:textId="35753367" w:rsidR="00EC5C3A" w:rsidRPr="00EC5C3A" w:rsidRDefault="0045545E" w:rsidP="0045545E">
                <w:pPr>
                  <w:jc w:val="center"/>
                </w:pPr>
                <w:r>
                  <w:t>96</w:t>
                </w:r>
              </w:p>
            </w:sdtContent>
          </w:sdt>
        </w:tc>
        <w:tc>
          <w:tcPr>
            <w:tcW w:w="139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021AEF3" w14:textId="70E8D21C" w:rsidR="00EC5C3A" w:rsidRPr="00EC5C3A" w:rsidRDefault="00EC5C3A" w:rsidP="00EC5C3A">
            <w:pPr>
              <w:jc w:val="center"/>
              <w:rPr>
                <w:rStyle w:val="Textodelmarcadordeposicin"/>
                <w:color w:val="A6A6A6" w:themeColor="background1" w:themeShade="A6"/>
              </w:rPr>
            </w:pPr>
            <w:r>
              <w:rPr>
                <w:rStyle w:val="Textodelmarcadordeposicin"/>
                <w:color w:val="A6A6A6" w:themeColor="background1" w:themeShade="A6"/>
              </w:rPr>
              <w:t>V</w:t>
            </w:r>
            <w:r w:rsidRPr="00EC5C3A">
              <w:rPr>
                <w:rStyle w:val="Textodelmarcadordeposicin"/>
                <w:color w:val="A6A6A6" w:themeColor="background1" w:themeShade="A6"/>
              </w:rPr>
              <w:t>irtuales</w:t>
            </w:r>
          </w:p>
          <w:p w14:paraId="61282571" w14:textId="328E5B6D" w:rsidR="00EC5C3A" w:rsidRPr="00EC5C3A" w:rsidRDefault="00EC5C3A" w:rsidP="00AC015F">
            <w:pPr>
              <w:jc w:val="center"/>
            </w:pPr>
          </w:p>
        </w:tc>
      </w:tr>
      <w:tr w:rsidR="00A420FD" w:rsidRPr="00275ED2" w14:paraId="0A075E35" w14:textId="77777777" w:rsidTr="00BC38DA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</w:tcPr>
          <w:p w14:paraId="6764330D" w14:textId="77777777" w:rsidR="00A420FD" w:rsidRPr="00275ED2" w:rsidRDefault="00A420FD" w:rsidP="005D50F0">
            <w:pPr>
              <w:pStyle w:val="Prrafodelista"/>
              <w:numPr>
                <w:ilvl w:val="0"/>
                <w:numId w:val="4"/>
              </w:numPr>
              <w:jc w:val="center"/>
              <w:rPr>
                <w:b/>
                <w:bCs/>
              </w:rPr>
            </w:pPr>
            <w:r w:rsidRPr="00275ED2">
              <w:rPr>
                <w:b/>
                <w:bCs/>
              </w:rPr>
              <w:t>PRESENTACIÓN DEL</w:t>
            </w:r>
            <w:r>
              <w:rPr>
                <w:b/>
                <w:bCs/>
              </w:rPr>
              <w:t xml:space="preserve"> CURSO</w:t>
            </w:r>
          </w:p>
        </w:tc>
      </w:tr>
      <w:tr w:rsidR="00A420FD" w:rsidRPr="00275ED2" w14:paraId="664E9B05" w14:textId="77777777" w:rsidTr="00BC38DA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266C0D1E" w14:textId="77777777" w:rsidR="006F7935" w:rsidRDefault="006F7935" w:rsidP="006F7935">
            <w:pPr>
              <w:spacing w:line="239" w:lineRule="auto"/>
              <w:ind w:right="47"/>
              <w:jc w:val="both"/>
            </w:pPr>
            <w:r>
              <w:t>El curso induce al estudiante al funcionamiento de los sistemas combinacionales (compuertas digitales), mediante la experimentación con simuladores enfocándose en la lógica digital, las tablas de verdad y su aplicación en la solución de problemas simples a través de la implementación de circuitos lógicos digitales.</w:t>
            </w:r>
          </w:p>
          <w:p w14:paraId="1A400514" w14:textId="77777777" w:rsidR="006F7935" w:rsidRDefault="006F7935" w:rsidP="006F7935">
            <w:pPr>
              <w:spacing w:line="239" w:lineRule="auto"/>
              <w:ind w:right="47"/>
              <w:jc w:val="both"/>
            </w:pPr>
            <w:r>
              <w:t>Tras permitir la experimentación del alumno y fomentar el desarrollo de su lógica digital, se presenta el manejo formal de los sistemas digitales, introduciendo las tablas de verdad, el algebra booleana sus propiedades y leyes y el empleo de herramientas de simplificación como el mapa de Karnaugh de forma manual y a través de herramientas computacionales. En este apartado se resalta el proceso de diseño aplicando principios de ingeniería.</w:t>
            </w:r>
          </w:p>
          <w:p w14:paraId="250F8731" w14:textId="437CF579" w:rsidR="006F7935" w:rsidRDefault="006F7935" w:rsidP="006F7935">
            <w:pPr>
              <w:spacing w:line="239" w:lineRule="auto"/>
              <w:ind w:right="47"/>
              <w:jc w:val="both"/>
            </w:pPr>
            <w:r>
              <w:t xml:space="preserve">Contando con herramientas lógicas y formales para el diseño y análisis de circuitos lógicos, se introducen los conceptos de circuitos combinacionales, a partir de elementos prediseñados como multiplexores, codificadores y sumadores completos entre otros, adicionalmente se emplean circuitos secuenciales basados en </w:t>
            </w:r>
            <w:proofErr w:type="spellStart"/>
            <w:r>
              <w:t>latches</w:t>
            </w:r>
            <w:proofErr w:type="spellEnd"/>
            <w:r>
              <w:t xml:space="preserve"> y </w:t>
            </w:r>
            <w:proofErr w:type="spellStart"/>
            <w:r>
              <w:t>Flip</w:t>
            </w:r>
            <w:proofErr w:type="spellEnd"/>
            <w:r>
              <w:t xml:space="preserve"> </w:t>
            </w:r>
            <w:proofErr w:type="spellStart"/>
            <w:r>
              <w:t>Flops</w:t>
            </w:r>
            <w:proofErr w:type="spellEnd"/>
            <w:r>
              <w:t>, lo que permite abordar tanto contadores como máquinas de estado.</w:t>
            </w:r>
          </w:p>
          <w:p w14:paraId="77A701C9" w14:textId="63B228AC" w:rsidR="006F7935" w:rsidRPr="006F7935" w:rsidRDefault="006F7935" w:rsidP="006F7935">
            <w:pPr>
              <w:spacing w:line="239" w:lineRule="auto"/>
              <w:ind w:right="47"/>
              <w:jc w:val="both"/>
            </w:pPr>
            <w:r>
              <w:t>Finalmente se abordan circuitos programables según las necesidades del curso, con dispositivos como CPLD, PSOC, FPGA, microprocesadores y memorias o tarjetas de desarrollo como Arduino.</w:t>
            </w:r>
            <w:r w:rsidR="5E1DEEBB">
              <w:t xml:space="preserve"> </w:t>
            </w:r>
            <w:r>
              <w:t>Como cierre del curso y demostración de lo aprendido durante el curso, se desarrollará y presentará un proyecto final, que permita al estudiante aplicar los conceptos y técnicas vistas en esta asignatura.</w:t>
            </w:r>
          </w:p>
          <w:p w14:paraId="5CFC7999" w14:textId="77777777" w:rsidR="006F7935" w:rsidRDefault="006F7935" w:rsidP="006F7935">
            <w:pPr>
              <w:spacing w:line="239" w:lineRule="auto"/>
              <w:ind w:right="47"/>
              <w:jc w:val="both"/>
            </w:pPr>
          </w:p>
          <w:p w14:paraId="2690C1F0" w14:textId="32D914F9" w:rsidR="006F7935" w:rsidRPr="00550873" w:rsidRDefault="006F7935" w:rsidP="006F7935">
            <w:pPr>
              <w:spacing w:line="239" w:lineRule="auto"/>
              <w:ind w:right="47"/>
              <w:jc w:val="both"/>
            </w:pPr>
            <w:r>
              <w:t>Al finalizar el curso, el estudiante reconocerá las señales y sistemas digitales, sus aplicaciones, métodos de análisis y diseño. Comprendiendo también las bases del diseño estructurado de soluciones, la aplicación de la lógica y el algebra booleana, la integración de sistemas combinacionales en soluciones más complejas y los sistemas secuenciales y las máquinas de estado.</w:t>
            </w:r>
          </w:p>
          <w:p w14:paraId="424402D5" w14:textId="2EAF7F7A" w:rsidR="5A966C93" w:rsidRDefault="5A966C93" w:rsidP="5A966C93">
            <w:pPr>
              <w:spacing w:line="239" w:lineRule="auto"/>
              <w:ind w:right="47"/>
              <w:jc w:val="both"/>
            </w:pPr>
          </w:p>
          <w:p w14:paraId="51CB5F5B" w14:textId="77777777" w:rsidR="0045545E" w:rsidRDefault="0045545E" w:rsidP="0045545E">
            <w:pPr>
              <w:jc w:val="both"/>
            </w:pPr>
            <w:r>
              <w:t>Esta asignatura es de naturaleza teórico-práctica por lo que se facilitará al estudioso un ambiente propio para entender los conceptos teóricos, simularlos con herramientas y software computacional y experimentar con en los laboratorios de la Fundación Universitaria Compensar donde contará con los equipos ya material necesarios para realizar mediciones y ensayos.</w:t>
            </w:r>
          </w:p>
          <w:p w14:paraId="0EC8FE19" w14:textId="77777777" w:rsidR="001C0C5D" w:rsidRDefault="001C0C5D" w:rsidP="5A966C93">
            <w:pPr>
              <w:jc w:val="both"/>
            </w:pPr>
          </w:p>
          <w:p w14:paraId="0C20EDC7" w14:textId="1B5108BD" w:rsidR="0045545E" w:rsidRPr="001C0C5D" w:rsidRDefault="0045545E" w:rsidP="5A966C93">
            <w:pPr>
              <w:jc w:val="both"/>
            </w:pPr>
          </w:p>
        </w:tc>
      </w:tr>
      <w:tr w:rsidR="00A420FD" w:rsidRPr="00275ED2" w14:paraId="7900F803" w14:textId="77777777" w:rsidTr="00BC38DA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</w:tcPr>
          <w:p w14:paraId="709E03B4" w14:textId="62C8E92C" w:rsidR="00A420FD" w:rsidRPr="00275ED2" w:rsidRDefault="00347E24" w:rsidP="005D50F0">
            <w:pPr>
              <w:pStyle w:val="Prrafodelista"/>
              <w:numPr>
                <w:ilvl w:val="0"/>
                <w:numId w:val="4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COMPETENCIAS Y RESULTADOS DE APRENDIZAJE</w:t>
            </w:r>
          </w:p>
        </w:tc>
      </w:tr>
      <w:tr w:rsidR="00463BF2" w:rsidRPr="00275ED2" w14:paraId="35D20EB4" w14:textId="77777777" w:rsidTr="00BC38DA">
        <w:tc>
          <w:tcPr>
            <w:tcW w:w="199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35379363" w14:textId="42567D7E" w:rsidR="00A420FD" w:rsidRPr="00275ED2" w:rsidRDefault="00D325C4" w:rsidP="00D325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275ED2">
              <w:rPr>
                <w:b/>
                <w:bCs/>
              </w:rPr>
              <w:t>OMPETENCIA</w:t>
            </w:r>
          </w:p>
        </w:tc>
        <w:tc>
          <w:tcPr>
            <w:tcW w:w="8069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5F77C44E" w14:textId="77777777" w:rsidR="006F7935" w:rsidRDefault="006F7935" w:rsidP="006F7935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275ED2">
              <w:rPr>
                <w:b/>
                <w:bCs/>
              </w:rPr>
              <w:t>ompetencia</w:t>
            </w:r>
            <w:r>
              <w:rPr>
                <w:b/>
                <w:bCs/>
              </w:rPr>
              <w:t xml:space="preserve"> </w:t>
            </w:r>
          </w:p>
          <w:p w14:paraId="51BF5FFB" w14:textId="59E40245" w:rsidR="00A420FD" w:rsidRPr="00E85353" w:rsidRDefault="00FA0014" w:rsidP="5A966C93">
            <w:pPr>
              <w:jc w:val="both"/>
              <w:rPr>
                <w:b/>
                <w:bCs/>
                <w:color w:val="808080" w:themeColor="background1" w:themeShade="80"/>
              </w:rPr>
            </w:pPr>
            <w:r w:rsidRPr="00FA0014">
              <w:t>Reconoce los recursos t</w:t>
            </w:r>
            <w:r>
              <w:t>e</w:t>
            </w:r>
            <w:r w:rsidRPr="00FA0014">
              <w:t>cnológicos a nivel de redes, sistemas de información, hardware y servicios disponibles para el desarrollo de los proyectos, procesos y operaciones de la organización.</w:t>
            </w:r>
          </w:p>
        </w:tc>
      </w:tr>
      <w:tr w:rsidR="00463BF2" w:rsidRPr="00275ED2" w14:paraId="5C4BD266" w14:textId="77777777" w:rsidTr="00BC38DA">
        <w:trPr>
          <w:trHeight w:val="790"/>
        </w:trPr>
        <w:tc>
          <w:tcPr>
            <w:tcW w:w="199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568AE628" w14:textId="23F6C907" w:rsidR="00A420FD" w:rsidRPr="00275ED2" w:rsidRDefault="00D325C4" w:rsidP="00D325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RESULTADO(S) DE APRENDIZAJE DEL CURSO</w:t>
            </w:r>
          </w:p>
        </w:tc>
        <w:tc>
          <w:tcPr>
            <w:tcW w:w="8069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38B9503B" w14:textId="63DEBB4F" w:rsidR="00784094" w:rsidRDefault="00784094" w:rsidP="00784094">
            <w:pPr>
              <w:rPr>
                <w:rFonts w:eastAsiaTheme="minorEastAsia"/>
                <w:b/>
                <w:bCs/>
              </w:rPr>
            </w:pPr>
            <w:r w:rsidRPr="00784094">
              <w:rPr>
                <w:rFonts w:eastAsiaTheme="minorEastAsia"/>
                <w:b/>
                <w:bCs/>
              </w:rPr>
              <w:t xml:space="preserve">Resultados de aprendizaje </w:t>
            </w:r>
          </w:p>
          <w:p w14:paraId="4C95EBDB" w14:textId="5FDF3B32" w:rsidR="006E0267" w:rsidRPr="006E0267" w:rsidRDefault="006E0267" w:rsidP="00784094">
            <w:pPr>
              <w:rPr>
                <w:rFonts w:eastAsiaTheme="minorEastAsia"/>
              </w:rPr>
            </w:pPr>
            <w:r w:rsidRPr="006E0267">
              <w:rPr>
                <w:rFonts w:eastAsiaTheme="minorEastAsia"/>
              </w:rPr>
              <w:t xml:space="preserve">Implementa e interpreta circuitos digitales combinacionales y secuenciales, empleando compuertas lógicas, álgebra booleana, </w:t>
            </w:r>
            <w:proofErr w:type="spellStart"/>
            <w:r w:rsidRPr="006E0267">
              <w:rPr>
                <w:rFonts w:eastAsiaTheme="minorEastAsia"/>
              </w:rPr>
              <w:t>flip-flops</w:t>
            </w:r>
            <w:proofErr w:type="spellEnd"/>
            <w:r w:rsidRPr="006E0267">
              <w:rPr>
                <w:rFonts w:eastAsiaTheme="minorEastAsia"/>
              </w:rPr>
              <w:t>, máquinas de estado y dispositivos programables, mediante el uso de herramientas computacionales y prácticas de laboratorio, para dar solución a problemas básicos en electrónica digital</w:t>
            </w:r>
          </w:p>
          <w:p w14:paraId="3847B416" w14:textId="77777777" w:rsidR="00784094" w:rsidRPr="00784094" w:rsidRDefault="00784094" w:rsidP="00784094">
            <w:pPr>
              <w:rPr>
                <w:rFonts w:eastAsiaTheme="minorEastAsia"/>
                <w:b/>
                <w:bCs/>
              </w:rPr>
            </w:pPr>
          </w:p>
          <w:p w14:paraId="31D482DD" w14:textId="77777777" w:rsidR="00784094" w:rsidRPr="00784094" w:rsidRDefault="00784094" w:rsidP="00784094">
            <w:pPr>
              <w:jc w:val="both"/>
              <w:rPr>
                <w:rFonts w:eastAsiaTheme="minorEastAsia"/>
                <w:b/>
                <w:bCs/>
              </w:rPr>
            </w:pPr>
            <w:r w:rsidRPr="00784094">
              <w:rPr>
                <w:rFonts w:eastAsiaTheme="minorEastAsia"/>
                <w:b/>
                <w:bCs/>
              </w:rPr>
              <w:t>Específicos:</w:t>
            </w:r>
          </w:p>
          <w:p w14:paraId="550F3057" w14:textId="77777777" w:rsidR="00A420FD" w:rsidRDefault="00784094" w:rsidP="00FA0014">
            <w:pPr>
              <w:jc w:val="both"/>
              <w:rPr>
                <w:rFonts w:eastAsiaTheme="minorEastAsia"/>
              </w:rPr>
            </w:pPr>
            <w:r w:rsidRPr="00784094">
              <w:rPr>
                <w:rFonts w:eastAsiaTheme="minorEastAsia"/>
              </w:rPr>
              <w:t>Desarrolla conocimientos de comportamiento de circuitos y sistemas lógicos</w:t>
            </w:r>
          </w:p>
          <w:p w14:paraId="1A9F8D92" w14:textId="77777777" w:rsidR="007543BE" w:rsidRDefault="007543BE" w:rsidP="00FA0014">
            <w:pPr>
              <w:jc w:val="both"/>
              <w:rPr>
                <w:rFonts w:eastAsiaTheme="minorEastAsia"/>
              </w:rPr>
            </w:pPr>
          </w:p>
          <w:p w14:paraId="35AD4DAE" w14:textId="77777777" w:rsidR="007543BE" w:rsidRPr="00784094" w:rsidRDefault="007543BE" w:rsidP="007543BE">
            <w:pPr>
              <w:jc w:val="both"/>
              <w:rPr>
                <w:rFonts w:eastAsiaTheme="minorEastAsia"/>
                <w:b/>
                <w:bCs/>
                <w:color w:val="A6A6A6" w:themeColor="background1" w:themeShade="A6"/>
              </w:rPr>
            </w:pPr>
            <w:r w:rsidRPr="00784094">
              <w:rPr>
                <w:rFonts w:eastAsiaTheme="minorEastAsia"/>
                <w:b/>
                <w:bCs/>
              </w:rPr>
              <w:t>Transversales</w:t>
            </w:r>
          </w:p>
          <w:p w14:paraId="5489D856" w14:textId="77777777" w:rsidR="007543BE" w:rsidRPr="00784094" w:rsidRDefault="007543BE" w:rsidP="007543BE">
            <w:pPr>
              <w:jc w:val="both"/>
              <w:rPr>
                <w:rFonts w:eastAsiaTheme="minorEastAsia"/>
                <w:b/>
                <w:bCs/>
                <w:color w:val="A6A6A6" w:themeColor="background1" w:themeShade="A6"/>
              </w:rPr>
            </w:pPr>
          </w:p>
          <w:p w14:paraId="473D4A10" w14:textId="77777777" w:rsidR="007543BE" w:rsidRPr="00784094" w:rsidRDefault="007543BE" w:rsidP="007543BE">
            <w:pPr>
              <w:jc w:val="both"/>
              <w:rPr>
                <w:rFonts w:eastAsiaTheme="minorEastAsia"/>
                <w:b/>
                <w:bCs/>
              </w:rPr>
            </w:pPr>
            <w:r w:rsidRPr="00784094">
              <w:rPr>
                <w:rFonts w:eastAsiaTheme="minorEastAsia"/>
                <w:b/>
                <w:bCs/>
              </w:rPr>
              <w:t>Razonamiento cuantitativo</w:t>
            </w:r>
          </w:p>
          <w:p w14:paraId="154F1418" w14:textId="77777777" w:rsidR="007543BE" w:rsidRPr="00784094" w:rsidRDefault="007543BE" w:rsidP="007543BE">
            <w:pPr>
              <w:jc w:val="both"/>
              <w:rPr>
                <w:rFonts w:eastAsiaTheme="minorEastAsia"/>
                <w:b/>
                <w:bCs/>
              </w:rPr>
            </w:pPr>
          </w:p>
          <w:p w14:paraId="15C28CC0" w14:textId="77777777" w:rsidR="007543BE" w:rsidRPr="00784094" w:rsidRDefault="007543BE" w:rsidP="007543BE">
            <w:pPr>
              <w:rPr>
                <w:rFonts w:eastAsiaTheme="minorEastAsia"/>
                <w:lang w:eastAsia="es-CO"/>
              </w:rPr>
            </w:pPr>
            <w:r w:rsidRPr="00784094">
              <w:rPr>
                <w:rFonts w:eastAsiaTheme="minorEastAsia"/>
                <w:lang w:eastAsia="es-CO"/>
              </w:rPr>
              <w:t xml:space="preserve">Extrae información específica de una muestra, con el fin de identificar elementos propios de una situación o comportamiento. </w:t>
            </w:r>
          </w:p>
          <w:p w14:paraId="639E65C8" w14:textId="77777777" w:rsidR="007543BE" w:rsidRPr="00784094" w:rsidRDefault="007543BE" w:rsidP="007543BE">
            <w:pPr>
              <w:jc w:val="both"/>
              <w:rPr>
                <w:rFonts w:eastAsiaTheme="minorEastAsia"/>
              </w:rPr>
            </w:pPr>
          </w:p>
          <w:p w14:paraId="4EB3A729" w14:textId="77777777" w:rsidR="007543BE" w:rsidRPr="00784094" w:rsidRDefault="007543BE" w:rsidP="007543BE">
            <w:pPr>
              <w:jc w:val="both"/>
              <w:rPr>
                <w:rFonts w:eastAsiaTheme="minorEastAsia"/>
              </w:rPr>
            </w:pPr>
            <w:r w:rsidRPr="00784094">
              <w:rPr>
                <w:rFonts w:eastAsiaTheme="minorEastAsia"/>
              </w:rPr>
              <w:t>Extrae información de una población, con el fin de establecer un modelo explicativo de carácter cuantitativo y/o cualitativo.</w:t>
            </w:r>
          </w:p>
          <w:p w14:paraId="5D20B33F" w14:textId="77777777" w:rsidR="007543BE" w:rsidRPr="00784094" w:rsidRDefault="007543BE" w:rsidP="007543BE">
            <w:pPr>
              <w:jc w:val="both"/>
              <w:rPr>
                <w:rFonts w:eastAsiaTheme="minorEastAsia"/>
              </w:rPr>
            </w:pPr>
          </w:p>
          <w:p w14:paraId="7637F8AC" w14:textId="4B945D0B" w:rsidR="007543BE" w:rsidRPr="00FA0014" w:rsidRDefault="007543BE" w:rsidP="007543BE">
            <w:pPr>
              <w:jc w:val="both"/>
              <w:rPr>
                <w:rFonts w:eastAsiaTheme="minorEastAsia"/>
              </w:rPr>
            </w:pPr>
            <w:r w:rsidRPr="00784094">
              <w:rPr>
                <w:rFonts w:eastAsiaTheme="minorEastAsia"/>
              </w:rPr>
              <w:t>Valida procedimientos y estrategias matemáticas utilizadas para dar solución a problemas.</w:t>
            </w:r>
          </w:p>
        </w:tc>
      </w:tr>
      <w:tr w:rsidR="00A420FD" w:rsidRPr="00275ED2" w14:paraId="41055EDD" w14:textId="77777777" w:rsidTr="00BC38DA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</w:tcPr>
          <w:p w14:paraId="63D36CE4" w14:textId="12EE2A54" w:rsidR="00A420FD" w:rsidRPr="00275ED2" w:rsidRDefault="00A420FD" w:rsidP="005D50F0">
            <w:pPr>
              <w:pStyle w:val="Prrafodelista"/>
              <w:numPr>
                <w:ilvl w:val="0"/>
                <w:numId w:val="4"/>
              </w:numPr>
              <w:jc w:val="center"/>
              <w:rPr>
                <w:b/>
                <w:bCs/>
              </w:rPr>
            </w:pPr>
            <w:r w:rsidRPr="00275ED2">
              <w:rPr>
                <w:b/>
                <w:bCs/>
              </w:rPr>
              <w:t>CRITERIO</w:t>
            </w:r>
            <w:r w:rsidR="00393B4B">
              <w:rPr>
                <w:b/>
                <w:bCs/>
              </w:rPr>
              <w:t>S</w:t>
            </w:r>
          </w:p>
        </w:tc>
      </w:tr>
      <w:tr w:rsidR="00A420FD" w:rsidRPr="00275ED2" w14:paraId="579EFF9A" w14:textId="77777777" w:rsidTr="00BC38DA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221696AC" w14:textId="050BB379" w:rsidR="00A420FD" w:rsidRPr="00D3379F" w:rsidRDefault="00A420FD" w:rsidP="5A966C93">
            <w:pPr>
              <w:jc w:val="both"/>
            </w:pPr>
            <w:r>
              <w:t xml:space="preserve">A continuación, se presentan los criterios que corresponden al desarrollo del curso, asociados a los desempeños que debe evidenciar el estudiante en su actuación.  Estos son la base de </w:t>
            </w:r>
            <w:r w:rsidR="005C1E81">
              <w:t>los instrumentos de evaluación (R</w:t>
            </w:r>
            <w:r>
              <w:t>úbricas de evaluación,</w:t>
            </w:r>
            <w:r w:rsidR="005C1E81">
              <w:t xml:space="preserve"> matrices, listas de cotejo, entre otras)</w:t>
            </w:r>
            <w:r>
              <w:t xml:space="preserve"> de los cuales se derivarán los indicadores y sus</w:t>
            </w:r>
            <w:r w:rsidR="080823E8" w:rsidRPr="5A966C93">
              <w:rPr>
                <w:rFonts w:ascii="Calibri" w:eastAsia="Calibri" w:hAnsi="Calibri" w:cs="Calibri"/>
              </w:rPr>
              <w:t xml:space="preserve"> </w:t>
            </w:r>
            <w:r>
              <w:br/>
              <w:t xml:space="preserve"> descriptores por nivel de desempeño. </w:t>
            </w:r>
          </w:p>
        </w:tc>
      </w:tr>
      <w:tr w:rsidR="00463BF2" w:rsidRPr="00275ED2" w14:paraId="762A3816" w14:textId="77777777" w:rsidTr="00BC38DA">
        <w:tc>
          <w:tcPr>
            <w:tcW w:w="199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09C09CDA" w14:textId="77777777" w:rsidR="00A420FD" w:rsidRPr="00275ED2" w:rsidRDefault="00A420FD" w:rsidP="005D50F0">
            <w:pPr>
              <w:rPr>
                <w:b/>
                <w:bCs/>
              </w:rPr>
            </w:pPr>
            <w:r w:rsidRPr="00275ED2">
              <w:rPr>
                <w:b/>
                <w:bCs/>
              </w:rPr>
              <w:t>C</w:t>
            </w:r>
            <w:r>
              <w:rPr>
                <w:b/>
                <w:bCs/>
              </w:rPr>
              <w:t>R</w:t>
            </w:r>
            <w:r w:rsidRPr="00275ED2">
              <w:rPr>
                <w:b/>
                <w:bCs/>
              </w:rPr>
              <w:t xml:space="preserve"> 1.</w:t>
            </w:r>
          </w:p>
        </w:tc>
        <w:tc>
          <w:tcPr>
            <w:tcW w:w="8069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3D4E0BDF" w14:textId="24577DE3" w:rsidR="00A420FD" w:rsidRPr="00275ED2" w:rsidRDefault="00784094" w:rsidP="5A966C93">
            <w:pPr>
              <w:jc w:val="both"/>
              <w:rPr>
                <w:b/>
                <w:bCs/>
              </w:rPr>
            </w:pPr>
            <w:r>
              <w:t>Utiliza dispositivos lógicos comerciales y dispositivos lógicos programables para el diseño y la construcción de circuitos digitales</w:t>
            </w:r>
          </w:p>
        </w:tc>
      </w:tr>
      <w:tr w:rsidR="00E658A9" w:rsidRPr="00275ED2" w14:paraId="48E68EE5" w14:textId="77777777" w:rsidTr="00BC38DA">
        <w:tc>
          <w:tcPr>
            <w:tcW w:w="199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4CB6882C" w14:textId="77777777" w:rsidR="00E658A9" w:rsidRPr="00275ED2" w:rsidRDefault="00E658A9" w:rsidP="00E658A9">
            <w:r w:rsidRPr="00275ED2">
              <w:rPr>
                <w:b/>
                <w:bCs/>
              </w:rPr>
              <w:t>C</w:t>
            </w:r>
            <w:r>
              <w:rPr>
                <w:b/>
                <w:bCs/>
              </w:rPr>
              <w:t>R</w:t>
            </w:r>
            <w:r w:rsidRPr="00275ED2">
              <w:rPr>
                <w:b/>
                <w:bCs/>
              </w:rPr>
              <w:t xml:space="preserve"> 2.</w:t>
            </w:r>
          </w:p>
        </w:tc>
        <w:tc>
          <w:tcPr>
            <w:tcW w:w="8069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1192D448" w14:textId="752891D4" w:rsidR="00E658A9" w:rsidRPr="00275ED2" w:rsidRDefault="00784094" w:rsidP="5A966C93">
            <w:pPr>
              <w:jc w:val="both"/>
              <w:rPr>
                <w:b/>
                <w:bCs/>
              </w:rPr>
            </w:pPr>
            <w:r>
              <w:t xml:space="preserve">Utiliza las diversas clases de </w:t>
            </w:r>
            <w:proofErr w:type="spellStart"/>
            <w:r>
              <w:t>flip-flops</w:t>
            </w:r>
            <w:proofErr w:type="spellEnd"/>
            <w:r>
              <w:t xml:space="preserve"> para el diseño de máquinas de estado, contadores y registros</w:t>
            </w:r>
          </w:p>
        </w:tc>
      </w:tr>
      <w:tr w:rsidR="00784094" w:rsidRPr="00275ED2" w14:paraId="103DC7A8" w14:textId="77777777" w:rsidTr="00BC38DA">
        <w:tc>
          <w:tcPr>
            <w:tcW w:w="199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5004BEA2" w14:textId="77777777" w:rsidR="00784094" w:rsidRPr="00275ED2" w:rsidRDefault="00784094" w:rsidP="00784094">
            <w:r w:rsidRPr="00275ED2">
              <w:rPr>
                <w:b/>
                <w:bCs/>
              </w:rPr>
              <w:t>C</w:t>
            </w:r>
            <w:r>
              <w:rPr>
                <w:b/>
                <w:bCs/>
              </w:rPr>
              <w:t>R</w:t>
            </w:r>
            <w:r w:rsidRPr="00275ED2">
              <w:rPr>
                <w:b/>
                <w:bCs/>
              </w:rPr>
              <w:t xml:space="preserve"> 3.</w:t>
            </w:r>
          </w:p>
        </w:tc>
        <w:tc>
          <w:tcPr>
            <w:tcW w:w="8069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611225B7" w14:textId="1D717F42" w:rsidR="00784094" w:rsidRPr="00275ED2" w:rsidRDefault="00784094" w:rsidP="5A966C93">
            <w:pPr>
              <w:jc w:val="both"/>
              <w:rPr>
                <w:b/>
                <w:bCs/>
              </w:rPr>
            </w:pPr>
            <w:r>
              <w:t>Utiliza herramientas computacionales para la programación de circuitos digitales</w:t>
            </w:r>
          </w:p>
        </w:tc>
      </w:tr>
      <w:tr w:rsidR="00784094" w:rsidRPr="00275ED2" w14:paraId="6EC5326B" w14:textId="77777777" w:rsidTr="00BC38DA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</w:tcPr>
          <w:p w14:paraId="2D213A45" w14:textId="17E2739F" w:rsidR="00784094" w:rsidRPr="00275ED2" w:rsidRDefault="00784094" w:rsidP="00784094">
            <w:pPr>
              <w:pStyle w:val="Prrafodelista"/>
              <w:numPr>
                <w:ilvl w:val="0"/>
                <w:numId w:val="4"/>
              </w:numPr>
              <w:jc w:val="center"/>
              <w:rPr>
                <w:b/>
                <w:bCs/>
              </w:rPr>
            </w:pPr>
            <w:r w:rsidRPr="00275ED2">
              <w:rPr>
                <w:b/>
                <w:bCs/>
              </w:rPr>
              <w:t xml:space="preserve">METODOLOGÍA </w:t>
            </w:r>
            <w:r>
              <w:rPr>
                <w:b/>
                <w:bCs/>
              </w:rPr>
              <w:t xml:space="preserve">QUE SE </w:t>
            </w:r>
            <w:r w:rsidRPr="00275ED2">
              <w:rPr>
                <w:b/>
                <w:bCs/>
              </w:rPr>
              <w:t xml:space="preserve">DESARROLLA EN </w:t>
            </w:r>
            <w:r>
              <w:rPr>
                <w:b/>
                <w:bCs/>
              </w:rPr>
              <w:t>EL CURSO</w:t>
            </w:r>
          </w:p>
        </w:tc>
      </w:tr>
      <w:tr w:rsidR="00784094" w:rsidRPr="00275ED2" w14:paraId="49597499" w14:textId="77777777" w:rsidTr="00BC38DA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1E2C2C68" w14:textId="77777777" w:rsidR="00784094" w:rsidRPr="00577892" w:rsidRDefault="00784094" w:rsidP="00784094">
            <w:pPr>
              <w:pStyle w:val="Prrafodelista"/>
              <w:rPr>
                <w:b/>
                <w:bCs/>
              </w:rPr>
            </w:pPr>
          </w:p>
          <w:p w14:paraId="1FB05D3D" w14:textId="60C3825E" w:rsidR="00784094" w:rsidRPr="00577892" w:rsidRDefault="00784094" w:rsidP="00784094">
            <w:pPr>
              <w:pStyle w:val="Prrafodelista"/>
              <w:jc w:val="both"/>
              <w:rPr>
                <w:bCs/>
              </w:rPr>
            </w:pPr>
            <w:r w:rsidRPr="00577892">
              <w:rPr>
                <w:b/>
                <w:bCs/>
              </w:rPr>
              <w:t>Etapa 0. Reconocimiento</w:t>
            </w:r>
            <w:r w:rsidRPr="00577892">
              <w:rPr>
                <w:bCs/>
              </w:rPr>
              <w:t xml:space="preserve"> </w:t>
            </w:r>
          </w:p>
          <w:p w14:paraId="746AE830" w14:textId="77777777" w:rsidR="00784094" w:rsidRDefault="00784094" w:rsidP="00784094">
            <w:pPr>
              <w:jc w:val="both"/>
            </w:pPr>
            <w:r>
              <w:t>Esta etapa inicial, con la aplicación de una prueba diagnóstica, basada en la resolución de ejercicios en el aula, en la que se validaran los conocimientos previos en conceptos y saberes necesarios para el correcto desarrollo de la asignatura. Entre los conocimientos a verificar o repasar, están:</w:t>
            </w:r>
          </w:p>
          <w:p w14:paraId="679D48F3" w14:textId="7D82C0F4" w:rsidR="00784094" w:rsidRDefault="00784094" w:rsidP="00784094">
            <w:pPr>
              <w:pStyle w:val="Prrafodelista"/>
              <w:numPr>
                <w:ilvl w:val="0"/>
                <w:numId w:val="10"/>
              </w:numPr>
              <w:jc w:val="both"/>
              <w:rPr>
                <w:rStyle w:val="normaltextrun"/>
                <w:rFonts w:cstheme="minorHAnsi"/>
              </w:rPr>
            </w:pPr>
            <w:r w:rsidRPr="00784094">
              <w:rPr>
                <w:rStyle w:val="normaltextrun"/>
                <w:rFonts w:eastAsiaTheme="minorEastAsia" w:cstheme="minorHAnsi"/>
              </w:rPr>
              <w:t>S</w:t>
            </w:r>
            <w:r w:rsidRPr="00784094">
              <w:rPr>
                <w:rStyle w:val="normaltextrun"/>
                <w:rFonts w:cstheme="minorHAnsi"/>
              </w:rPr>
              <w:t>istemas numéricos</w:t>
            </w:r>
          </w:p>
          <w:p w14:paraId="1C313D1A" w14:textId="5E271D48" w:rsidR="00784094" w:rsidRDefault="00784094" w:rsidP="00784094">
            <w:pPr>
              <w:pStyle w:val="Prrafodelista"/>
              <w:numPr>
                <w:ilvl w:val="0"/>
                <w:numId w:val="10"/>
              </w:numPr>
              <w:jc w:val="both"/>
              <w:rPr>
                <w:rStyle w:val="normaltextrun"/>
                <w:rFonts w:cstheme="minorHAnsi"/>
              </w:rPr>
            </w:pPr>
            <w:r>
              <w:rPr>
                <w:rStyle w:val="normaltextrun"/>
                <w:rFonts w:cstheme="minorHAnsi"/>
              </w:rPr>
              <w:t>Conceptos algebraicos</w:t>
            </w:r>
          </w:p>
          <w:p w14:paraId="1D9B3132" w14:textId="06FA947B" w:rsidR="00784094" w:rsidRPr="00784094" w:rsidRDefault="00784094" w:rsidP="00784094">
            <w:pPr>
              <w:pStyle w:val="Prrafodelista"/>
              <w:numPr>
                <w:ilvl w:val="0"/>
                <w:numId w:val="10"/>
              </w:numPr>
              <w:jc w:val="both"/>
              <w:rPr>
                <w:rStyle w:val="normaltextrun"/>
                <w:rFonts w:cstheme="minorHAnsi"/>
              </w:rPr>
            </w:pPr>
            <w:r>
              <w:rPr>
                <w:rStyle w:val="normaltextrun"/>
                <w:rFonts w:cstheme="minorHAnsi"/>
              </w:rPr>
              <w:t>Análisis de circuitos DC</w:t>
            </w:r>
          </w:p>
          <w:p w14:paraId="1D19F89C" w14:textId="0A2A7C7E" w:rsidR="00784094" w:rsidRPr="00EF38CB" w:rsidRDefault="00EF38CB" w:rsidP="00784094">
            <w:pPr>
              <w:pStyle w:val="Prrafodelista"/>
              <w:numPr>
                <w:ilvl w:val="0"/>
                <w:numId w:val="10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S</w:t>
            </w:r>
            <w:r>
              <w:t xml:space="preserve">eñales </w:t>
            </w:r>
            <w:r w:rsidR="00D50739">
              <w:t>Análogas</w:t>
            </w:r>
            <w:r>
              <w:t xml:space="preserve"> y Circuitos AC</w:t>
            </w:r>
          </w:p>
          <w:p w14:paraId="4BF59D44" w14:textId="3A842955" w:rsidR="00784094" w:rsidRDefault="00784094" w:rsidP="00784094">
            <w:pPr>
              <w:pStyle w:val="Prrafodelista"/>
              <w:jc w:val="both"/>
              <w:rPr>
                <w:b/>
                <w:bCs/>
              </w:rPr>
            </w:pPr>
          </w:p>
          <w:p w14:paraId="7B327F89" w14:textId="5B53ACEB" w:rsidR="00B628F9" w:rsidRDefault="00B628F9" w:rsidP="00784094">
            <w:pPr>
              <w:pStyle w:val="Prrafodelista"/>
              <w:jc w:val="both"/>
              <w:rPr>
                <w:b/>
                <w:bCs/>
              </w:rPr>
            </w:pPr>
          </w:p>
          <w:p w14:paraId="341DA0D8" w14:textId="77777777" w:rsidR="00B628F9" w:rsidRPr="00577892" w:rsidRDefault="00B628F9" w:rsidP="00784094">
            <w:pPr>
              <w:pStyle w:val="Prrafodelista"/>
              <w:jc w:val="both"/>
              <w:rPr>
                <w:b/>
                <w:bCs/>
              </w:rPr>
            </w:pPr>
          </w:p>
          <w:p w14:paraId="289F04B5" w14:textId="062AB7AA" w:rsidR="00784094" w:rsidRPr="00577892" w:rsidRDefault="00784094" w:rsidP="00784094">
            <w:pPr>
              <w:pStyle w:val="Prrafodelista"/>
              <w:jc w:val="both"/>
              <w:rPr>
                <w:b/>
                <w:bCs/>
              </w:rPr>
            </w:pPr>
            <w:r w:rsidRPr="00577892">
              <w:rPr>
                <w:b/>
                <w:bCs/>
              </w:rPr>
              <w:t xml:space="preserve">Etapa 1. Contextualización </w:t>
            </w:r>
          </w:p>
          <w:p w14:paraId="46F8B740" w14:textId="723AA471" w:rsidR="00620734" w:rsidRDefault="00EF38CB" w:rsidP="00784094">
            <w:pPr>
              <w:jc w:val="both"/>
            </w:pPr>
            <w:r w:rsidRPr="00CC4B3A">
              <w:t>El mapa conceptual que se presenta a continuación muestra la ruta que se va a desarrollar en el proceso enseñanza aprendizaje y que desemboca en los contenidos temáticos que se presentan en el ítem correspondiente.</w:t>
            </w:r>
            <w:r>
              <w:t xml:space="preserve"> </w:t>
            </w:r>
          </w:p>
          <w:p w14:paraId="4EC36EF2" w14:textId="77777777" w:rsidR="00B628F9" w:rsidRPr="00B628F9" w:rsidRDefault="00B628F9" w:rsidP="00784094">
            <w:pPr>
              <w:jc w:val="both"/>
            </w:pPr>
          </w:p>
          <w:p w14:paraId="512EF7AF" w14:textId="4B5A00E1" w:rsidR="00EF38CB" w:rsidRDefault="00EF38CB" w:rsidP="00784094">
            <w:pPr>
              <w:jc w:val="both"/>
              <w:rPr>
                <w:b/>
                <w:bCs/>
              </w:rPr>
            </w:pPr>
            <w:r>
              <w:rPr>
                <w:b/>
                <w:noProof/>
                <w:lang w:eastAsia="es-CO"/>
              </w:rPr>
              <w:drawing>
                <wp:inline distT="0" distB="0" distL="0" distR="0" wp14:anchorId="3FE71C84" wp14:editId="3F31C40D">
                  <wp:extent cx="6188149" cy="3343275"/>
                  <wp:effectExtent l="0" t="0" r="0" b="9525"/>
                  <wp:docPr id="9" name="Diagrama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F5F9703-22F2-47B1-8578-2CCBE6C6AD9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3" r:lo="rId14" r:qs="rId15" r:cs="rId16"/>
                    </a:graphicData>
                  </a:graphic>
                </wp:inline>
              </w:drawing>
            </w:r>
          </w:p>
          <w:p w14:paraId="76A69DD6" w14:textId="77777777" w:rsidR="00620734" w:rsidRPr="00577892" w:rsidRDefault="00620734" w:rsidP="00784094">
            <w:pPr>
              <w:jc w:val="both"/>
              <w:rPr>
                <w:b/>
                <w:bCs/>
              </w:rPr>
            </w:pPr>
          </w:p>
          <w:p w14:paraId="7B182D3D" w14:textId="1DA6B170" w:rsidR="00784094" w:rsidRPr="00577892" w:rsidRDefault="00784094" w:rsidP="00784094">
            <w:pPr>
              <w:pStyle w:val="Prrafodelista"/>
              <w:jc w:val="both"/>
              <w:rPr>
                <w:bCs/>
              </w:rPr>
            </w:pPr>
            <w:r w:rsidRPr="00577892">
              <w:rPr>
                <w:b/>
                <w:bCs/>
              </w:rPr>
              <w:t xml:space="preserve">Etapa 2. Profundización </w:t>
            </w:r>
          </w:p>
          <w:p w14:paraId="03132F88" w14:textId="77777777" w:rsidR="00EF38CB" w:rsidRPr="004E46D2" w:rsidRDefault="00EF38CB" w:rsidP="00EF38CB">
            <w:pPr>
              <w:pStyle w:val="Prrafodelista"/>
              <w:jc w:val="both"/>
              <w:rPr>
                <w:bCs/>
              </w:rPr>
            </w:pPr>
            <w:r w:rsidRPr="004E46D2">
              <w:rPr>
                <w:bCs/>
              </w:rPr>
              <w:t xml:space="preserve">El curso se desarrollará en </w:t>
            </w:r>
            <w:r>
              <w:rPr>
                <w:bCs/>
              </w:rPr>
              <w:t>4</w:t>
            </w:r>
            <w:r w:rsidRPr="004E46D2">
              <w:rPr>
                <w:bCs/>
              </w:rPr>
              <w:t xml:space="preserve"> etapas teniendo en cuenta los criterios de realización establecidos. Las etapas se distribuyen de la siguiente manera:</w:t>
            </w:r>
          </w:p>
          <w:p w14:paraId="1213299C" w14:textId="77777777" w:rsidR="00EF38CB" w:rsidRPr="004E46D2" w:rsidRDefault="00EF38CB" w:rsidP="00EF38CB">
            <w:pPr>
              <w:pStyle w:val="Prrafodelista"/>
              <w:jc w:val="both"/>
              <w:rPr>
                <w:bCs/>
              </w:rPr>
            </w:pPr>
          </w:p>
          <w:p w14:paraId="042FF7CE" w14:textId="77777777" w:rsidR="00EF38CB" w:rsidRPr="00B628F9" w:rsidRDefault="00EF38CB" w:rsidP="00EF38CB">
            <w:pPr>
              <w:pStyle w:val="Prrafodelista"/>
              <w:jc w:val="both"/>
              <w:rPr>
                <w:bCs/>
                <w:i/>
                <w:iCs/>
              </w:rPr>
            </w:pPr>
            <w:r w:rsidRPr="00B628F9">
              <w:rPr>
                <w:bCs/>
                <w:i/>
                <w:iCs/>
              </w:rPr>
              <w:t xml:space="preserve">Etapa 1: </w:t>
            </w:r>
          </w:p>
          <w:p w14:paraId="3F4251CF" w14:textId="77777777" w:rsidR="00EF38CB" w:rsidRPr="004E46D2" w:rsidRDefault="00EF38CB" w:rsidP="00EF38CB">
            <w:pPr>
              <w:pStyle w:val="Prrafodelista"/>
              <w:jc w:val="both"/>
              <w:rPr>
                <w:bCs/>
              </w:rPr>
            </w:pPr>
            <w:r>
              <w:rPr>
                <w:bCs/>
              </w:rPr>
              <w:t>Comprensión de los p</w:t>
            </w:r>
            <w:r w:rsidRPr="004E46D2">
              <w:rPr>
                <w:bCs/>
              </w:rPr>
              <w:t>rincipios de compuertas lógicas y lógica binaria</w:t>
            </w:r>
            <w:r>
              <w:rPr>
                <w:bCs/>
              </w:rPr>
              <w:t>, mediante el desarrollo de talleres grupales, simulación y prácticas de laboratorio.</w:t>
            </w:r>
          </w:p>
          <w:p w14:paraId="6E493FF9" w14:textId="77777777" w:rsidR="00EF38CB" w:rsidRPr="00B628F9" w:rsidRDefault="00EF38CB" w:rsidP="00EF38CB">
            <w:pPr>
              <w:pStyle w:val="Prrafodelista"/>
              <w:jc w:val="both"/>
              <w:rPr>
                <w:bCs/>
                <w:i/>
                <w:iCs/>
              </w:rPr>
            </w:pPr>
            <w:r w:rsidRPr="00B628F9">
              <w:rPr>
                <w:bCs/>
                <w:i/>
                <w:iCs/>
              </w:rPr>
              <w:t>Etapa 2:</w:t>
            </w:r>
          </w:p>
          <w:p w14:paraId="0B282221" w14:textId="77777777" w:rsidR="00EF38CB" w:rsidRPr="004E46D2" w:rsidRDefault="00EF38CB" w:rsidP="00EF38CB">
            <w:pPr>
              <w:pStyle w:val="Prrafodelista"/>
              <w:jc w:val="both"/>
              <w:rPr>
                <w:bCs/>
              </w:rPr>
            </w:pPr>
            <w:r w:rsidRPr="004E46D2">
              <w:rPr>
                <w:bCs/>
              </w:rPr>
              <w:t xml:space="preserve">Calculo y simplificación de sistemas digitales mediante algebra booleana y mapas de </w:t>
            </w:r>
            <w:proofErr w:type="spellStart"/>
            <w:r w:rsidRPr="004E46D2">
              <w:rPr>
                <w:bCs/>
              </w:rPr>
              <w:t>karnaught</w:t>
            </w:r>
            <w:proofErr w:type="spellEnd"/>
            <w:r>
              <w:rPr>
                <w:bCs/>
              </w:rPr>
              <w:t>. Esta etapa se adelantará mediante talleres en clase y la solución a pequeños retos a simular, sugeridos por el docente, en los que el estudiante s</w:t>
            </w:r>
            <w:r w:rsidRPr="007655EB">
              <w:t>elecciona, organiza y estructura los datos e información suministrada para dar solución a una situación problémica planteada.</w:t>
            </w:r>
            <w:r>
              <w:rPr>
                <w:bCs/>
              </w:rPr>
              <w:t xml:space="preserve"> </w:t>
            </w:r>
          </w:p>
          <w:p w14:paraId="1DB20A68" w14:textId="77777777" w:rsidR="00EF38CB" w:rsidRPr="00B628F9" w:rsidRDefault="00EF38CB" w:rsidP="00EF38CB">
            <w:pPr>
              <w:pStyle w:val="Prrafodelista"/>
              <w:jc w:val="both"/>
              <w:rPr>
                <w:bCs/>
                <w:i/>
                <w:iCs/>
              </w:rPr>
            </w:pPr>
            <w:r w:rsidRPr="00B628F9">
              <w:rPr>
                <w:bCs/>
                <w:i/>
                <w:iCs/>
              </w:rPr>
              <w:t xml:space="preserve">Etapa 3: </w:t>
            </w:r>
          </w:p>
          <w:p w14:paraId="5245F705" w14:textId="77777777" w:rsidR="00EF38CB" w:rsidRPr="004E46D2" w:rsidRDefault="00EF38CB" w:rsidP="00EF38CB">
            <w:pPr>
              <w:pStyle w:val="Prrafodelista"/>
              <w:jc w:val="both"/>
              <w:rPr>
                <w:bCs/>
              </w:rPr>
            </w:pPr>
            <w:r w:rsidRPr="004E46D2">
              <w:rPr>
                <w:bCs/>
              </w:rPr>
              <w:t xml:space="preserve">Conceptos y diseño de sistemas secuenciales como relojes y registros de corrimiento, mediante el uso de </w:t>
            </w:r>
            <w:proofErr w:type="spellStart"/>
            <w:r w:rsidRPr="004E46D2">
              <w:rPr>
                <w:bCs/>
              </w:rPr>
              <w:t>Flip</w:t>
            </w:r>
            <w:proofErr w:type="spellEnd"/>
            <w:r w:rsidRPr="004E46D2">
              <w:rPr>
                <w:bCs/>
              </w:rPr>
              <w:t xml:space="preserve"> </w:t>
            </w:r>
            <w:proofErr w:type="spellStart"/>
            <w:r w:rsidRPr="004E46D2">
              <w:rPr>
                <w:bCs/>
              </w:rPr>
              <w:t>Flops</w:t>
            </w:r>
            <w:proofErr w:type="spellEnd"/>
            <w:r w:rsidRPr="004E46D2">
              <w:rPr>
                <w:bCs/>
              </w:rPr>
              <w:t xml:space="preserve">, Manejo de máquinas de estado de </w:t>
            </w:r>
            <w:proofErr w:type="spellStart"/>
            <w:r w:rsidRPr="004E46D2">
              <w:rPr>
                <w:bCs/>
              </w:rPr>
              <w:t>Mealy</w:t>
            </w:r>
            <w:proofErr w:type="spellEnd"/>
            <w:r w:rsidRPr="004E46D2">
              <w:rPr>
                <w:bCs/>
              </w:rPr>
              <w:t xml:space="preserve"> y de Moore</w:t>
            </w:r>
            <w:r>
              <w:rPr>
                <w:bCs/>
              </w:rPr>
              <w:t xml:space="preserve">, con los cuales, </w:t>
            </w:r>
            <w:r w:rsidRPr="00045102">
              <w:t xml:space="preserve">A partir de la </w:t>
            </w:r>
            <w:r w:rsidRPr="00045102">
              <w:lastRenderedPageBreak/>
              <w:t>información obtenida desarrolla un modelo que permita caracterizar el comportamiento de los datos</w:t>
            </w:r>
            <w:r>
              <w:t xml:space="preserve"> y el comportamiento deseado</w:t>
            </w:r>
            <w:r w:rsidRPr="00045102">
              <w:t>.</w:t>
            </w:r>
          </w:p>
          <w:p w14:paraId="61226058" w14:textId="77777777" w:rsidR="00EF38CB" w:rsidRPr="00B628F9" w:rsidRDefault="00EF38CB" w:rsidP="00EF38CB">
            <w:pPr>
              <w:pStyle w:val="Prrafodelista"/>
              <w:jc w:val="both"/>
              <w:rPr>
                <w:bCs/>
                <w:i/>
                <w:iCs/>
              </w:rPr>
            </w:pPr>
            <w:r w:rsidRPr="00B628F9">
              <w:rPr>
                <w:bCs/>
                <w:i/>
                <w:iCs/>
              </w:rPr>
              <w:t xml:space="preserve">Etapa 4: </w:t>
            </w:r>
          </w:p>
          <w:p w14:paraId="7ED6EE86" w14:textId="77777777" w:rsidR="00EF38CB" w:rsidRPr="004E46D2" w:rsidRDefault="00EF38CB" w:rsidP="00EF38CB">
            <w:pPr>
              <w:pStyle w:val="Prrafodelista"/>
              <w:jc w:val="both"/>
              <w:rPr>
                <w:bCs/>
              </w:rPr>
            </w:pPr>
            <w:r w:rsidRPr="004E46D2">
              <w:rPr>
                <w:bCs/>
              </w:rPr>
              <w:t>Aplicación de sistemas digitales mediante el desarrollo de un proyecto final</w:t>
            </w:r>
            <w:r>
              <w:rPr>
                <w:bCs/>
              </w:rPr>
              <w:t xml:space="preserve"> donde e</w:t>
            </w:r>
            <w:r w:rsidRPr="00045102">
              <w:t>stablece la validez o pertinencia de una solución</w:t>
            </w:r>
            <w:r>
              <w:t xml:space="preserve"> </w:t>
            </w:r>
            <w:r w:rsidRPr="00045102">
              <w:t>propuesta a un problema dado.</w:t>
            </w:r>
            <w:r w:rsidRPr="004E46D2">
              <w:rPr>
                <w:bCs/>
              </w:rPr>
              <w:t xml:space="preserve"> y la redacción de su </w:t>
            </w:r>
            <w:r>
              <w:rPr>
                <w:bCs/>
              </w:rPr>
              <w:t xml:space="preserve">documentación, en la que debe incluir </w:t>
            </w:r>
            <w:r w:rsidRPr="00045102">
              <w:t>un</w:t>
            </w:r>
            <w:r>
              <w:t xml:space="preserve"> </w:t>
            </w:r>
            <w:r w:rsidRPr="00045102">
              <w:t>texto corto en ingles relacionando cinco términos técnicos de la asignatura.</w:t>
            </w:r>
          </w:p>
          <w:p w14:paraId="23929930" w14:textId="77777777" w:rsidR="00784094" w:rsidRPr="00577892" w:rsidRDefault="00784094" w:rsidP="00784094">
            <w:pPr>
              <w:pStyle w:val="Prrafodelista"/>
              <w:jc w:val="both"/>
              <w:rPr>
                <w:b/>
                <w:bCs/>
              </w:rPr>
            </w:pPr>
          </w:p>
          <w:p w14:paraId="4A0B7E2F" w14:textId="34F28730" w:rsidR="00784094" w:rsidRPr="00577892" w:rsidRDefault="00784094" w:rsidP="00784094">
            <w:pPr>
              <w:pStyle w:val="Prrafodelista"/>
              <w:jc w:val="both"/>
              <w:rPr>
                <w:bCs/>
              </w:rPr>
            </w:pPr>
            <w:r w:rsidRPr="00577892">
              <w:rPr>
                <w:b/>
                <w:bCs/>
              </w:rPr>
              <w:t xml:space="preserve">Etapa 3: Transferencia </w:t>
            </w:r>
          </w:p>
          <w:p w14:paraId="1CFDE438" w14:textId="12754C0C" w:rsidR="00784094" w:rsidRPr="00234BAF" w:rsidRDefault="00784094" w:rsidP="5A966C93">
            <w:pPr>
              <w:pStyle w:val="Prrafodelista"/>
              <w:rPr>
                <w:b/>
                <w:bCs/>
              </w:rPr>
            </w:pPr>
          </w:p>
          <w:p w14:paraId="03166B35" w14:textId="3D1672A4" w:rsidR="00D50739" w:rsidRDefault="00D50739" w:rsidP="0045545E">
            <w:pPr>
              <w:pStyle w:val="Prrafodelista"/>
              <w:jc w:val="both"/>
            </w:pPr>
            <w:r w:rsidRPr="5A966C93">
              <w:t xml:space="preserve">Se plantea la consolidación del proceso de aprehensión mediante la formulación y desarrollo de un proyecto final en el que, a partir de los saberes y habilidades desarrolladas durante el curso, se dé solución a un problema del contexto productivo o social. Este proyecto de aula será desarrollado en grupos y la temática o solución puede ser sugerida por el docente o los mismos estudiantes y se socializará en un espacio académico, como el aula, la semana de la innovación o eventos interinstitucionales o externos y con evaluación de carácter sumativo. </w:t>
            </w:r>
          </w:p>
          <w:p w14:paraId="511AC8CA" w14:textId="77777777" w:rsidR="00D50739" w:rsidRPr="00577892" w:rsidRDefault="00D50739" w:rsidP="00784094">
            <w:pPr>
              <w:pStyle w:val="Prrafodelista"/>
              <w:rPr>
                <w:bCs/>
              </w:rPr>
            </w:pPr>
          </w:p>
          <w:p w14:paraId="004E152D" w14:textId="0A53D1C7" w:rsidR="00784094" w:rsidRPr="00577892" w:rsidRDefault="00784094" w:rsidP="00784094">
            <w:pPr>
              <w:pStyle w:val="Prrafodelista"/>
              <w:rPr>
                <w:b/>
              </w:rPr>
            </w:pPr>
            <w:r w:rsidRPr="00577892">
              <w:rPr>
                <w:b/>
              </w:rPr>
              <w:t>Evaluación</w:t>
            </w:r>
          </w:p>
          <w:p w14:paraId="7C61EF67" w14:textId="77777777" w:rsidR="00D50739" w:rsidRDefault="00D50739" w:rsidP="00D50739">
            <w:pPr>
              <w:ind w:left="731"/>
              <w:jc w:val="both"/>
              <w:rPr>
                <w:bCs/>
              </w:rPr>
            </w:pPr>
            <w:r>
              <w:rPr>
                <w:bCs/>
              </w:rPr>
              <w:t>La evaluación del proceso académico corresponde a los lineamientos institucionales donde se valora la autoevaluación, heteroevaluación y la coevaluación de la siguiente manera</w:t>
            </w:r>
          </w:p>
          <w:p w14:paraId="39277D0E" w14:textId="77777777" w:rsidR="00784094" w:rsidRPr="00577892" w:rsidRDefault="00784094" w:rsidP="00784094">
            <w:pPr>
              <w:pStyle w:val="Prrafodelista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AF54419" w14:textId="77777777" w:rsidR="00784094" w:rsidRPr="00FA0014" w:rsidRDefault="00784094" w:rsidP="00784094">
            <w:pPr>
              <w:pStyle w:val="Prrafodelista"/>
              <w:numPr>
                <w:ilvl w:val="0"/>
                <w:numId w:val="5"/>
              </w:numPr>
              <w:ind w:right="745"/>
              <w:jc w:val="both"/>
            </w:pPr>
            <w:r w:rsidRPr="00FA0014">
              <w:rPr>
                <w:b/>
                <w:bCs/>
              </w:rPr>
              <w:t>Autoevaluación</w:t>
            </w:r>
            <w:r w:rsidRPr="00FA0014">
              <w:t>: El estudiante valora sus propios desempeños, identificando el nivel alcanzado en cada momento, a partir de la revisión crítica y transparente de su propio proceso, atendiendo a unos criterios de realización/desempeño establecidos para estimar el nivel de competencia, detectando con ello fortalezas, talentos, capacidades especiales al igual que dificultades, limitantes y oportunidades de mejora.</w:t>
            </w:r>
          </w:p>
          <w:p w14:paraId="00B329BB" w14:textId="77777777" w:rsidR="00784094" w:rsidRPr="00FA0014" w:rsidRDefault="00784094" w:rsidP="00784094">
            <w:pPr>
              <w:pStyle w:val="Prrafodelista"/>
              <w:numPr>
                <w:ilvl w:val="0"/>
                <w:numId w:val="5"/>
              </w:numPr>
              <w:ind w:right="745"/>
              <w:jc w:val="both"/>
            </w:pPr>
            <w:r w:rsidRPr="00FA0014">
              <w:rPr>
                <w:b/>
                <w:bCs/>
              </w:rPr>
              <w:t>Coevaluación</w:t>
            </w:r>
            <w:r w:rsidRPr="00FA0014">
              <w:t>: Los estudiantes realizan una valoración conjunta sobre la actuación del grupo, atendiendo a unos criterios de realización/desempeño establecidos en consenso; participando así en la valoración de los niveles de desempeño evidenciados.</w:t>
            </w:r>
          </w:p>
          <w:p w14:paraId="6AF80EB7" w14:textId="0418539C" w:rsidR="00784094" w:rsidRPr="00577892" w:rsidRDefault="00784094" w:rsidP="00784094">
            <w:pPr>
              <w:pStyle w:val="Prrafodelista"/>
              <w:numPr>
                <w:ilvl w:val="0"/>
                <w:numId w:val="5"/>
              </w:numPr>
              <w:ind w:right="74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A0014">
              <w:rPr>
                <w:b/>
                <w:bCs/>
              </w:rPr>
              <w:t>Heteroevaluación</w:t>
            </w:r>
            <w:r w:rsidRPr="00FA0014">
              <w:t>: El profesor y los expertos invitados, valoran los desempeños de los estudiantes, identificando el nivel alcanzado en cada momento, atendiendo a los criterios establecidos para estimar el nivel de competencia.</w:t>
            </w:r>
          </w:p>
        </w:tc>
      </w:tr>
      <w:tr w:rsidR="00784094" w:rsidRPr="00275ED2" w14:paraId="727577B3" w14:textId="77777777" w:rsidTr="00BC38DA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</w:tcPr>
          <w:p w14:paraId="07DADDA3" w14:textId="657A6337" w:rsidR="00784094" w:rsidRPr="00275ED2" w:rsidRDefault="00784094" w:rsidP="00784094">
            <w:pPr>
              <w:pStyle w:val="Prrafodelista"/>
              <w:numPr>
                <w:ilvl w:val="0"/>
                <w:numId w:val="4"/>
              </w:numPr>
              <w:jc w:val="center"/>
              <w:rPr>
                <w:b/>
                <w:bCs/>
              </w:rPr>
            </w:pPr>
            <w:r w:rsidRPr="00275ED2">
              <w:rPr>
                <w:b/>
                <w:bCs/>
              </w:rPr>
              <w:lastRenderedPageBreak/>
              <w:t xml:space="preserve">CONTENIDOS TEMATICOS </w:t>
            </w:r>
          </w:p>
        </w:tc>
      </w:tr>
      <w:tr w:rsidR="00784094" w:rsidRPr="00275ED2" w14:paraId="3C991990" w14:textId="77777777" w:rsidTr="00BC38DA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30F17BD9" w14:textId="77777777" w:rsidR="00784094" w:rsidRDefault="00784094" w:rsidP="00784094">
            <w:pPr>
              <w:pStyle w:val="Prrafodelista"/>
              <w:rPr>
                <w:b/>
                <w:bCs/>
              </w:rPr>
            </w:pPr>
          </w:p>
          <w:p w14:paraId="1EAF09D9" w14:textId="598581EA" w:rsidR="00784094" w:rsidRPr="002502C9" w:rsidRDefault="00784094" w:rsidP="00252FC5">
            <w:pPr>
              <w:rPr>
                <w:bCs/>
              </w:rPr>
            </w:pPr>
            <w:r w:rsidRPr="00252FC5">
              <w:rPr>
                <w:b/>
                <w:bCs/>
              </w:rPr>
              <w:t>Etapa 0. Reconocimiento</w:t>
            </w:r>
            <w:r w:rsidRPr="002502C9">
              <w:rPr>
                <w:bCs/>
              </w:rPr>
              <w:t xml:space="preserve"> </w:t>
            </w:r>
          </w:p>
          <w:p w14:paraId="71D5C406" w14:textId="77777777" w:rsidR="00D50739" w:rsidRDefault="00D50739" w:rsidP="00784094">
            <w:pPr>
              <w:pStyle w:val="Prrafodelista"/>
              <w:rPr>
                <w:bCs/>
              </w:rPr>
            </w:pPr>
          </w:p>
          <w:p w14:paraId="113AB69B" w14:textId="7B3B7CD0" w:rsidR="00737FA8" w:rsidRPr="00252FC5" w:rsidRDefault="00252FC5" w:rsidP="00252FC5">
            <w:pPr>
              <w:ind w:left="883"/>
              <w:rPr>
                <w:rFonts w:eastAsiaTheme="minorEastAsia"/>
                <w:b/>
                <w:bCs/>
              </w:rPr>
            </w:pPr>
            <w:r>
              <w:t>0.1 C</w:t>
            </w:r>
            <w:r w:rsidR="00737FA8">
              <w:t>oncepto de sistema (entrada, proceso, salida)</w:t>
            </w:r>
          </w:p>
          <w:p w14:paraId="237A00A4" w14:textId="4117B50E" w:rsidR="00737FA8" w:rsidRPr="00252FC5" w:rsidRDefault="00252FC5" w:rsidP="00252FC5">
            <w:pPr>
              <w:ind w:left="883"/>
              <w:rPr>
                <w:rFonts w:eastAsiaTheme="minorEastAsia"/>
                <w:b/>
                <w:bCs/>
              </w:rPr>
            </w:pPr>
            <w:r>
              <w:t xml:space="preserve">0.2 </w:t>
            </w:r>
            <w:r w:rsidR="00737FA8">
              <w:t xml:space="preserve">Señales </w:t>
            </w:r>
            <w:r w:rsidR="00332678">
              <w:t xml:space="preserve">analógicas </w:t>
            </w:r>
            <w:r w:rsidR="00737FA8">
              <w:t>vs digitales</w:t>
            </w:r>
            <w:r w:rsidR="00332678">
              <w:t xml:space="preserve">. </w:t>
            </w:r>
            <w:r w:rsidR="00737FA8">
              <w:t>Continuo vs discreto</w:t>
            </w:r>
          </w:p>
          <w:p w14:paraId="45C9E8A2" w14:textId="77208E87" w:rsidR="00737FA8" w:rsidRPr="00252FC5" w:rsidRDefault="00252FC5" w:rsidP="00252FC5">
            <w:pPr>
              <w:ind w:left="883"/>
              <w:rPr>
                <w:rFonts w:eastAsiaTheme="minorEastAsia"/>
                <w:b/>
                <w:bCs/>
              </w:rPr>
            </w:pPr>
            <w:r>
              <w:t xml:space="preserve">0.3 </w:t>
            </w:r>
            <w:r w:rsidR="00737FA8">
              <w:t>Ventajas y aplicaciones de señales digitales</w:t>
            </w:r>
          </w:p>
          <w:p w14:paraId="5DE45D07" w14:textId="2998EDD5" w:rsidR="00737FA8" w:rsidRPr="00252FC5" w:rsidRDefault="00252FC5" w:rsidP="00252FC5">
            <w:pPr>
              <w:ind w:left="883"/>
              <w:rPr>
                <w:rFonts w:eastAsiaTheme="minorEastAsia"/>
                <w:b/>
                <w:bCs/>
              </w:rPr>
            </w:pPr>
            <w:r>
              <w:t xml:space="preserve">0.4 </w:t>
            </w:r>
            <w:r w:rsidR="00737FA8">
              <w:t>Transmisi</w:t>
            </w:r>
            <w:r w:rsidR="001A19B3">
              <w:t>ó</w:t>
            </w:r>
            <w:r w:rsidR="00737FA8">
              <w:t>n, almacenamiento y procesamiento</w:t>
            </w:r>
          </w:p>
          <w:p w14:paraId="5E2A1C84" w14:textId="73A48BE0" w:rsidR="00737FA8" w:rsidRPr="00252FC5" w:rsidRDefault="00252FC5" w:rsidP="00252FC5">
            <w:pPr>
              <w:ind w:left="883"/>
              <w:rPr>
                <w:rFonts w:eastAsiaTheme="minorEastAsia"/>
                <w:b/>
                <w:bCs/>
              </w:rPr>
            </w:pPr>
            <w:r>
              <w:t xml:space="preserve">0.5 </w:t>
            </w:r>
            <w:r w:rsidR="00737FA8">
              <w:t>Bit, Byte, Word</w:t>
            </w:r>
          </w:p>
          <w:p w14:paraId="79C2CC2B" w14:textId="107C0848" w:rsidR="00EB5120" w:rsidRPr="00252FC5" w:rsidRDefault="00252FC5" w:rsidP="00252FC5">
            <w:pPr>
              <w:ind w:left="883"/>
              <w:rPr>
                <w:rFonts w:eastAsiaTheme="minorEastAsia"/>
                <w:b/>
                <w:bCs/>
              </w:rPr>
            </w:pPr>
            <w:r>
              <w:t xml:space="preserve">0.6 </w:t>
            </w:r>
            <w:r w:rsidR="00EB5120">
              <w:t>Introducción a dispositivos programables FPGA</w:t>
            </w:r>
          </w:p>
          <w:p w14:paraId="3BFA66BC" w14:textId="77777777" w:rsidR="00737FA8" w:rsidRDefault="00737FA8" w:rsidP="00784094">
            <w:pPr>
              <w:pStyle w:val="Prrafodelista"/>
              <w:rPr>
                <w:b/>
                <w:bCs/>
              </w:rPr>
            </w:pPr>
          </w:p>
          <w:p w14:paraId="24B14FE9" w14:textId="0AF62803" w:rsidR="00332678" w:rsidRPr="00252FC5" w:rsidRDefault="00332678" w:rsidP="00252FC5">
            <w:pPr>
              <w:rPr>
                <w:b/>
                <w:bCs/>
              </w:rPr>
            </w:pPr>
            <w:r w:rsidRPr="00252FC5">
              <w:rPr>
                <w:b/>
                <w:bCs/>
              </w:rPr>
              <w:t>Etapa 1. Contextualización</w:t>
            </w:r>
          </w:p>
          <w:p w14:paraId="54708C2F" w14:textId="1E5AC74A" w:rsidR="00332678" w:rsidRPr="00252FC5" w:rsidRDefault="0040537D" w:rsidP="00636949">
            <w:pPr>
              <w:pStyle w:val="Prrafodelista"/>
              <w:ind w:left="1440" w:hanging="567"/>
            </w:pPr>
            <w:r>
              <w:t xml:space="preserve">1.1. </w:t>
            </w:r>
            <w:r w:rsidR="0069227F" w:rsidRPr="00252FC5">
              <w:t>Sistema numérico decimal, binario, hexadecimal y octal</w:t>
            </w:r>
          </w:p>
          <w:p w14:paraId="49FFE4E5" w14:textId="31DA0D3E" w:rsidR="0069227F" w:rsidRPr="00252FC5" w:rsidRDefault="0040537D" w:rsidP="00636949">
            <w:pPr>
              <w:pStyle w:val="Prrafodelista"/>
              <w:ind w:left="1440" w:hanging="567"/>
            </w:pPr>
            <w:r>
              <w:t xml:space="preserve">1.2. </w:t>
            </w:r>
            <w:r w:rsidR="0069227F" w:rsidRPr="00252FC5">
              <w:t>Conversión entre sistemas numéricos</w:t>
            </w:r>
          </w:p>
          <w:p w14:paraId="7484B549" w14:textId="3DFB58B3" w:rsidR="0069227F" w:rsidRPr="002502C9" w:rsidRDefault="00F00593" w:rsidP="00636949">
            <w:pPr>
              <w:pStyle w:val="Prrafodelista"/>
              <w:ind w:left="1440" w:hanging="567"/>
            </w:pPr>
            <w:r>
              <w:t xml:space="preserve">1.3. </w:t>
            </w:r>
            <w:r w:rsidR="0069227F" w:rsidRPr="00252FC5">
              <w:t>Complemento a 1 y a 2, números con signo</w:t>
            </w:r>
          </w:p>
          <w:p w14:paraId="0F846874" w14:textId="3833ED2C" w:rsidR="00332678" w:rsidRPr="00252FC5" w:rsidRDefault="00F00593" w:rsidP="00636949">
            <w:pPr>
              <w:pStyle w:val="Prrafodelista"/>
              <w:ind w:left="1440" w:hanging="567"/>
            </w:pPr>
            <w:r>
              <w:lastRenderedPageBreak/>
              <w:t xml:space="preserve">1.4. </w:t>
            </w:r>
            <w:r w:rsidR="0069227F" w:rsidRPr="00252FC5">
              <w:t>Aritmética binaria signada</w:t>
            </w:r>
          </w:p>
          <w:p w14:paraId="5268D819" w14:textId="6D0643AA" w:rsidR="0069227F" w:rsidRPr="00252FC5" w:rsidRDefault="00F00593" w:rsidP="00636949">
            <w:pPr>
              <w:pStyle w:val="Prrafodelista"/>
              <w:ind w:left="1440" w:hanging="567"/>
            </w:pPr>
            <w:r>
              <w:t xml:space="preserve">1.5. </w:t>
            </w:r>
            <w:r w:rsidR="0069227F" w:rsidRPr="00252FC5">
              <w:t>Códigos gray, BCD</w:t>
            </w:r>
            <w:r w:rsidR="00911185" w:rsidRPr="00252FC5">
              <w:t>, paridad y ASCII</w:t>
            </w:r>
          </w:p>
          <w:p w14:paraId="28F16127" w14:textId="7AC671F8" w:rsidR="00911185" w:rsidRPr="00252FC5" w:rsidRDefault="00F00593" w:rsidP="00636949">
            <w:pPr>
              <w:pStyle w:val="Prrafodelista"/>
              <w:ind w:left="1440" w:hanging="567"/>
            </w:pPr>
            <w:r>
              <w:t xml:space="preserve">1.6. </w:t>
            </w:r>
            <w:r w:rsidR="00911185" w:rsidRPr="00252FC5">
              <w:t>Compuertas lógicas</w:t>
            </w:r>
          </w:p>
          <w:p w14:paraId="3729CECD" w14:textId="73E756DD" w:rsidR="00911185" w:rsidRPr="00252FC5" w:rsidRDefault="00F00593" w:rsidP="00636949">
            <w:pPr>
              <w:pStyle w:val="Prrafodelista"/>
              <w:ind w:left="1440" w:hanging="567"/>
            </w:pPr>
            <w:r>
              <w:t xml:space="preserve">1.7. </w:t>
            </w:r>
            <w:r w:rsidR="00911185" w:rsidRPr="00252FC5">
              <w:t>Tablas de verdad</w:t>
            </w:r>
            <w:r w:rsidR="00EB5120" w:rsidRPr="00252FC5">
              <w:t xml:space="preserve"> y </w:t>
            </w:r>
            <w:r w:rsidR="00911185" w:rsidRPr="00252FC5">
              <w:t>aplicaci</w:t>
            </w:r>
            <w:r w:rsidR="00EB5120" w:rsidRPr="00252FC5">
              <w:t>ón con compuertas</w:t>
            </w:r>
          </w:p>
          <w:p w14:paraId="7189A0E8" w14:textId="78C2D8D3" w:rsidR="00EB5120" w:rsidRPr="00252FC5" w:rsidRDefault="00F00593" w:rsidP="00636949">
            <w:pPr>
              <w:pStyle w:val="Prrafodelista"/>
              <w:ind w:left="1440" w:hanging="567"/>
            </w:pPr>
            <w:r>
              <w:t xml:space="preserve">1.8. </w:t>
            </w:r>
            <w:r w:rsidR="00EB5120" w:rsidRPr="00252FC5">
              <w:t>Algebra de Boole y teorema de Morgan</w:t>
            </w:r>
          </w:p>
          <w:p w14:paraId="1A75F8B4" w14:textId="19593C38" w:rsidR="00EB5120" w:rsidRPr="00252FC5" w:rsidRDefault="00F00593" w:rsidP="00636949">
            <w:pPr>
              <w:pStyle w:val="Prrafodelista"/>
              <w:ind w:left="1440" w:hanging="567"/>
            </w:pPr>
            <w:r>
              <w:t xml:space="preserve">1.9. </w:t>
            </w:r>
            <w:r w:rsidR="00EB5120" w:rsidRPr="00252FC5">
              <w:t>Mapa de Karnaugh</w:t>
            </w:r>
          </w:p>
          <w:p w14:paraId="4D27E321" w14:textId="78AAAF1B" w:rsidR="00EB5120" w:rsidRPr="00252FC5" w:rsidRDefault="00F00593" w:rsidP="00636949">
            <w:pPr>
              <w:pStyle w:val="Prrafodelista"/>
              <w:ind w:left="1440" w:hanging="567"/>
            </w:pPr>
            <w:r>
              <w:t xml:space="preserve">1.10. </w:t>
            </w:r>
            <w:r w:rsidR="00EB5120" w:rsidRPr="00252FC5">
              <w:t>Circuitos Combinacionales</w:t>
            </w:r>
          </w:p>
          <w:p w14:paraId="67D23B64" w14:textId="77777777" w:rsidR="0069227F" w:rsidRPr="00252FC5" w:rsidRDefault="0069227F" w:rsidP="00252FC5">
            <w:pPr>
              <w:ind w:left="1440" w:hanging="567"/>
              <w:rPr>
                <w:b/>
                <w:bCs/>
              </w:rPr>
            </w:pPr>
          </w:p>
          <w:p w14:paraId="47890B74" w14:textId="77777777" w:rsidR="00784094" w:rsidRPr="00252FC5" w:rsidRDefault="00784094" w:rsidP="00252FC5">
            <w:pPr>
              <w:rPr>
                <w:b/>
                <w:bCs/>
              </w:rPr>
            </w:pPr>
            <w:r w:rsidRPr="00252FC5">
              <w:rPr>
                <w:b/>
                <w:bCs/>
              </w:rPr>
              <w:t xml:space="preserve">Etapa 2. Profundización </w:t>
            </w:r>
          </w:p>
          <w:p w14:paraId="6BB6AB6D" w14:textId="59DB65F7" w:rsidR="00737FA8" w:rsidRDefault="00737FA8" w:rsidP="00784094">
            <w:pPr>
              <w:pStyle w:val="Prrafodelista"/>
              <w:rPr>
                <w:b/>
                <w:bCs/>
              </w:rPr>
            </w:pPr>
          </w:p>
          <w:p w14:paraId="72DF7EA3" w14:textId="1F3BF2C4" w:rsidR="00737FA8" w:rsidRPr="00BC67A7" w:rsidRDefault="00662A7B" w:rsidP="00252FC5">
            <w:pPr>
              <w:ind w:left="284" w:firstLine="589"/>
              <w:rPr>
                <w:rFonts w:eastAsiaTheme="minorEastAsia"/>
                <w:b/>
                <w:bCs/>
              </w:rPr>
            </w:pPr>
            <w:r>
              <w:t xml:space="preserve">2.1. </w:t>
            </w:r>
            <w:r w:rsidR="00737FA8">
              <w:t>Mu</w:t>
            </w:r>
            <w:r w:rsidR="00EB5120">
              <w:t>ltiple</w:t>
            </w:r>
            <w:r w:rsidR="00737FA8">
              <w:t>x</w:t>
            </w:r>
            <w:r w:rsidR="00EB5120">
              <w:t>or</w:t>
            </w:r>
            <w:r w:rsidR="00737FA8">
              <w:t xml:space="preserve"> y Demu</w:t>
            </w:r>
            <w:r w:rsidR="00EB5120">
              <w:t>ltiple</w:t>
            </w:r>
            <w:r w:rsidR="00737FA8">
              <w:t>x</w:t>
            </w:r>
            <w:r w:rsidR="00EB5120">
              <w:t>or</w:t>
            </w:r>
          </w:p>
          <w:p w14:paraId="031537F3" w14:textId="33BDB89A" w:rsidR="00737FA8" w:rsidRPr="00BC67A7" w:rsidRDefault="00BC67A7" w:rsidP="00252FC5">
            <w:pPr>
              <w:ind w:left="284" w:firstLine="589"/>
              <w:rPr>
                <w:rFonts w:eastAsiaTheme="minorEastAsia"/>
                <w:b/>
                <w:bCs/>
              </w:rPr>
            </w:pPr>
            <w:r>
              <w:t xml:space="preserve">2.2. </w:t>
            </w:r>
            <w:r w:rsidR="00737FA8">
              <w:t>Codificadores y decodificadores</w:t>
            </w:r>
          </w:p>
          <w:p w14:paraId="569CD801" w14:textId="105FC3C4" w:rsidR="00737FA8" w:rsidRPr="00BC67A7" w:rsidRDefault="00BC67A7" w:rsidP="00252FC5">
            <w:pPr>
              <w:ind w:left="284" w:firstLine="589"/>
              <w:rPr>
                <w:rFonts w:eastAsiaTheme="minorEastAsia"/>
                <w:b/>
                <w:bCs/>
              </w:rPr>
            </w:pPr>
            <w:r>
              <w:t xml:space="preserve">2.3. </w:t>
            </w:r>
            <w:r w:rsidR="00737FA8">
              <w:t>Sumador medio y completo</w:t>
            </w:r>
          </w:p>
          <w:p w14:paraId="51D81181" w14:textId="1D8E1623" w:rsidR="00737FA8" w:rsidRPr="00252FC5" w:rsidRDefault="00BC67A7" w:rsidP="00252FC5">
            <w:pPr>
              <w:ind w:left="284" w:firstLine="589"/>
              <w:rPr>
                <w:rFonts w:eastAsiaTheme="minorEastAsia"/>
                <w:b/>
                <w:bCs/>
              </w:rPr>
            </w:pPr>
            <w:r w:rsidRPr="00252FC5">
              <w:t xml:space="preserve">2.4. </w:t>
            </w:r>
            <w:proofErr w:type="spellStart"/>
            <w:r w:rsidR="00737FA8" w:rsidRPr="00252FC5">
              <w:t>Latch</w:t>
            </w:r>
            <w:proofErr w:type="spellEnd"/>
            <w:r w:rsidR="00737FA8" w:rsidRPr="00252FC5">
              <w:t xml:space="preserve"> </w:t>
            </w:r>
            <w:proofErr w:type="gramStart"/>
            <w:r w:rsidR="00737FA8" w:rsidRPr="00252FC5">
              <w:t>SR,JK</w:t>
            </w:r>
            <w:proofErr w:type="gramEnd"/>
          </w:p>
          <w:p w14:paraId="2DFF7D5D" w14:textId="3B5CCDD5" w:rsidR="00737FA8" w:rsidRPr="00BC1CCE" w:rsidRDefault="00BC67A7" w:rsidP="00252FC5">
            <w:pPr>
              <w:ind w:left="284" w:firstLine="589"/>
              <w:rPr>
                <w:rFonts w:eastAsiaTheme="minorEastAsia"/>
                <w:b/>
                <w:bCs/>
              </w:rPr>
            </w:pPr>
            <w:r w:rsidRPr="00BC1CCE">
              <w:t xml:space="preserve">2.5. </w:t>
            </w:r>
            <w:proofErr w:type="spellStart"/>
            <w:r w:rsidR="00737FA8" w:rsidRPr="00BC1CCE">
              <w:t>Flip</w:t>
            </w:r>
            <w:proofErr w:type="spellEnd"/>
            <w:r w:rsidR="00737FA8" w:rsidRPr="00BC1CCE">
              <w:t xml:space="preserve"> </w:t>
            </w:r>
            <w:proofErr w:type="spellStart"/>
            <w:r w:rsidR="00737FA8" w:rsidRPr="00BC1CCE">
              <w:t>Flop</w:t>
            </w:r>
            <w:proofErr w:type="spellEnd"/>
            <w:r w:rsidR="00737FA8" w:rsidRPr="00BC1CCE">
              <w:t xml:space="preserve"> JK, SR, D, T</w:t>
            </w:r>
          </w:p>
          <w:p w14:paraId="544019D0" w14:textId="42488C07" w:rsidR="00EB5120" w:rsidRPr="00252FC5" w:rsidRDefault="00BC67A7" w:rsidP="00252FC5">
            <w:pPr>
              <w:ind w:left="284" w:firstLine="589"/>
              <w:rPr>
                <w:rFonts w:eastAsiaTheme="minorEastAsia"/>
                <w:b/>
                <w:bCs/>
              </w:rPr>
            </w:pPr>
            <w:r w:rsidRPr="00252FC5">
              <w:rPr>
                <w:rFonts w:eastAsiaTheme="minorEastAsia"/>
              </w:rPr>
              <w:t>2</w:t>
            </w:r>
            <w:r w:rsidRPr="00252FC5">
              <w:t>.</w:t>
            </w:r>
            <w:r w:rsidRPr="00252FC5">
              <w:rPr>
                <w:rFonts w:eastAsiaTheme="minorEastAsia"/>
              </w:rPr>
              <w:t xml:space="preserve">6. </w:t>
            </w:r>
            <w:r w:rsidR="00EB5120" w:rsidRPr="00252FC5">
              <w:rPr>
                <w:rFonts w:eastAsiaTheme="minorEastAsia"/>
              </w:rPr>
              <w:t>Contadores up/</w:t>
            </w:r>
            <w:proofErr w:type="spellStart"/>
            <w:r w:rsidR="00EB5120" w:rsidRPr="00252FC5">
              <w:rPr>
                <w:rFonts w:eastAsiaTheme="minorEastAsia"/>
              </w:rPr>
              <w:t>down</w:t>
            </w:r>
            <w:proofErr w:type="spellEnd"/>
          </w:p>
          <w:p w14:paraId="279698D9" w14:textId="79B9CE7C" w:rsidR="00737FA8" w:rsidRPr="00252FC5" w:rsidRDefault="00BC67A7" w:rsidP="00252FC5">
            <w:pPr>
              <w:ind w:left="284" w:firstLine="589"/>
              <w:rPr>
                <w:rFonts w:eastAsiaTheme="minorEastAsia"/>
                <w:b/>
                <w:bCs/>
              </w:rPr>
            </w:pPr>
            <w:r>
              <w:t xml:space="preserve">2.7. </w:t>
            </w:r>
            <w:r w:rsidR="00737FA8">
              <w:t>Circuitos secuenciales</w:t>
            </w:r>
          </w:p>
          <w:p w14:paraId="78BC6761" w14:textId="27B311F1" w:rsidR="00EB5120" w:rsidRPr="00BC67A7" w:rsidRDefault="00BC67A7" w:rsidP="00252FC5">
            <w:pPr>
              <w:ind w:left="284" w:firstLine="589"/>
              <w:rPr>
                <w:rFonts w:eastAsiaTheme="minorEastAsia"/>
                <w:b/>
                <w:bCs/>
              </w:rPr>
            </w:pPr>
            <w:r>
              <w:t xml:space="preserve">2.8. </w:t>
            </w:r>
            <w:r w:rsidR="00EB5120">
              <w:t>Registros de desplazamiento</w:t>
            </w:r>
          </w:p>
          <w:p w14:paraId="49B6B93F" w14:textId="49063A73" w:rsidR="00737FA8" w:rsidRPr="00BC67A7" w:rsidRDefault="00E46E9E" w:rsidP="00252FC5">
            <w:pPr>
              <w:rPr>
                <w:rFonts w:eastAsiaTheme="minorEastAsia"/>
                <w:b/>
                <w:bCs/>
              </w:rPr>
            </w:pPr>
            <w:r>
              <w:t xml:space="preserve">              </w:t>
            </w:r>
            <w:r w:rsidR="00252FC5">
              <w:t xml:space="preserve">   </w:t>
            </w:r>
            <w:r w:rsidR="00BC67A7">
              <w:t xml:space="preserve">2.9. </w:t>
            </w:r>
            <w:r w:rsidR="00DB1BBF">
              <w:t>Máquinas</w:t>
            </w:r>
            <w:r w:rsidR="00737FA8">
              <w:t xml:space="preserve"> de estado</w:t>
            </w:r>
          </w:p>
          <w:p w14:paraId="792E3F5F" w14:textId="022DA943" w:rsidR="00EB5120" w:rsidRPr="00252FC5" w:rsidRDefault="0017692B" w:rsidP="00252FC5">
            <w:pPr>
              <w:ind w:left="284" w:firstLine="589"/>
              <w:rPr>
                <w:rFonts w:eastAsiaTheme="minorEastAsia"/>
                <w:b/>
                <w:bCs/>
              </w:rPr>
            </w:pPr>
            <w:r>
              <w:t xml:space="preserve">2.10. </w:t>
            </w:r>
            <w:r w:rsidR="00737FA8">
              <w:t>Memorias</w:t>
            </w:r>
          </w:p>
          <w:p w14:paraId="0993241F" w14:textId="1154048C" w:rsidR="00FB0886" w:rsidRPr="00252FC5" w:rsidRDefault="0017692B" w:rsidP="00252FC5">
            <w:pPr>
              <w:ind w:left="284" w:firstLine="589"/>
              <w:rPr>
                <w:rFonts w:eastAsiaTheme="minorEastAsia"/>
              </w:rPr>
            </w:pPr>
            <w:r w:rsidRPr="00252FC5">
              <w:rPr>
                <w:rFonts w:eastAsiaTheme="minorEastAsia"/>
              </w:rPr>
              <w:t xml:space="preserve">2.11. </w:t>
            </w:r>
            <w:r w:rsidR="00FB0886" w:rsidRPr="00252FC5">
              <w:rPr>
                <w:rFonts w:eastAsiaTheme="minorEastAsia"/>
              </w:rPr>
              <w:t>ADC</w:t>
            </w:r>
          </w:p>
          <w:p w14:paraId="5A5A2155" w14:textId="2CC58797" w:rsidR="00737FA8" w:rsidRPr="00BC67A7" w:rsidRDefault="00B26C19" w:rsidP="00252FC5">
            <w:pPr>
              <w:ind w:left="284" w:firstLine="589"/>
              <w:rPr>
                <w:rFonts w:eastAsiaTheme="minorEastAsia"/>
                <w:b/>
                <w:bCs/>
              </w:rPr>
            </w:pPr>
            <w:r>
              <w:t xml:space="preserve">2.12. </w:t>
            </w:r>
            <w:r w:rsidR="00737FA8">
              <w:t>ALU</w:t>
            </w:r>
            <w:r w:rsidR="00FB0886">
              <w:t xml:space="preserve"> y CPU</w:t>
            </w:r>
          </w:p>
          <w:p w14:paraId="2B1A809A" w14:textId="32C4695D" w:rsidR="00620734" w:rsidRDefault="00620734" w:rsidP="00784094">
            <w:pPr>
              <w:pStyle w:val="Prrafodelista"/>
              <w:rPr>
                <w:b/>
                <w:bCs/>
              </w:rPr>
            </w:pPr>
          </w:p>
          <w:p w14:paraId="7D2D11EC" w14:textId="3D972D6E" w:rsidR="00784094" w:rsidRPr="00252FC5" w:rsidRDefault="00784094" w:rsidP="00252FC5">
            <w:pPr>
              <w:rPr>
                <w:b/>
                <w:bCs/>
              </w:rPr>
            </w:pPr>
            <w:r w:rsidRPr="00252FC5">
              <w:rPr>
                <w:b/>
                <w:bCs/>
              </w:rPr>
              <w:t xml:space="preserve">Etapa 3: Transferencia </w:t>
            </w:r>
          </w:p>
          <w:p w14:paraId="19727E50" w14:textId="764A919F" w:rsidR="5A966C93" w:rsidRDefault="5A966C93" w:rsidP="5A966C93">
            <w:pPr>
              <w:pStyle w:val="Prrafodelista"/>
              <w:rPr>
                <w:b/>
                <w:bCs/>
              </w:rPr>
            </w:pPr>
          </w:p>
          <w:p w14:paraId="1249FFFB" w14:textId="6B1E6261" w:rsidR="004C0FA6" w:rsidRPr="007C3260" w:rsidRDefault="004C0FA6" w:rsidP="004C0FA6">
            <w:pPr>
              <w:spacing w:line="256" w:lineRule="auto"/>
              <w:jc w:val="both"/>
              <w:rPr>
                <w:rFonts w:cstheme="minorHAnsi"/>
                <w:bCs/>
              </w:rPr>
            </w:pPr>
            <w:r w:rsidRPr="007C3260">
              <w:rPr>
                <w:rFonts w:cstheme="minorHAnsi"/>
                <w:bCs/>
              </w:rPr>
              <w:t>Como evidencia del proceso de consolidación de los saberes y competencias desarrollado durante el curso, se plantea el desarrollo de un proyecto final de aula</w:t>
            </w:r>
            <w:ins w:id="4" w:author="Ing Angelo Rodriguez" w:date="2025-07-17T14:37:00Z">
              <w:r w:rsidR="002D717F">
                <w:rPr>
                  <w:rFonts w:cstheme="minorHAnsi"/>
                  <w:bCs/>
                </w:rPr>
                <w:t xml:space="preserve"> PA o Integrador PIC</w:t>
              </w:r>
            </w:ins>
            <w:r w:rsidRPr="007C3260">
              <w:rPr>
                <w:rFonts w:cstheme="minorHAnsi"/>
                <w:bCs/>
              </w:rPr>
              <w:t xml:space="preserve">, que permita al estudiante desarrollar una solución empleando </w:t>
            </w:r>
            <w:r w:rsidRPr="00FA0014">
              <w:rPr>
                <w:rFonts w:cstheme="minorHAnsi"/>
                <w:bCs/>
              </w:rPr>
              <w:t>dispositivos electrónicos</w:t>
            </w:r>
            <w:r w:rsidRPr="007C3260">
              <w:rPr>
                <w:rFonts w:cstheme="minorHAnsi"/>
                <w:bCs/>
              </w:rPr>
              <w:t xml:space="preserve"> a una problemática particular (propuesta por el mismo estudiante o seleccionada de un banco de proyectos facilitado por el docente), en la que aplique el proceso de diseño propio de la ingeniería, identificando los requerimientos </w:t>
            </w:r>
            <w:r w:rsidR="00FA0014">
              <w:rPr>
                <w:rFonts w:cstheme="minorHAnsi"/>
                <w:bCs/>
              </w:rPr>
              <w:t xml:space="preserve">técnicos y específicos </w:t>
            </w:r>
            <w:r w:rsidRPr="007C3260">
              <w:rPr>
                <w:rFonts w:cstheme="minorHAnsi"/>
                <w:bCs/>
              </w:rPr>
              <w:t xml:space="preserve">del proyecto asignado, seleccionando los elementos idóneos, aplicando los modelos matemáticos y conceptos disciplinares propios de la asignatura y/o de temas transversales y complementarios. </w:t>
            </w:r>
          </w:p>
          <w:p w14:paraId="3BEDED71" w14:textId="77777777" w:rsidR="004C0FA6" w:rsidRPr="007C3260" w:rsidRDefault="004C0FA6" w:rsidP="004C0FA6">
            <w:pPr>
              <w:spacing w:line="256" w:lineRule="auto"/>
              <w:jc w:val="both"/>
              <w:rPr>
                <w:rFonts w:cstheme="minorHAnsi"/>
                <w:bCs/>
              </w:rPr>
            </w:pPr>
            <w:r w:rsidRPr="007C3260">
              <w:rPr>
                <w:rFonts w:cstheme="minorHAnsi"/>
                <w:bCs/>
              </w:rPr>
              <w:t>Este proyecto será desarrollado en grupos de trabajo, enriqueciendo el proceso de aprendizaje al ser necesario el trabajo en equipo y la convivencia académica entre compañeros.</w:t>
            </w:r>
          </w:p>
          <w:p w14:paraId="31BAD6CD" w14:textId="77777777" w:rsidR="004C0FA6" w:rsidRDefault="004C0FA6" w:rsidP="004C0FA6">
            <w:pPr>
              <w:spacing w:line="256" w:lineRule="auto"/>
            </w:pPr>
            <w:r w:rsidRPr="007C3260">
              <w:rPr>
                <w:rFonts w:cstheme="minorHAnsi"/>
                <w:bCs/>
              </w:rPr>
              <w:t>Esta actividad evaluativa, será presentada a la comunidad académica en una muestra/sustentación en el aula u otro espacio interinstitucional o externo, en el que los miembros del grupo de trabajo fortalecerán sus aptitudes comunicativas.</w:t>
            </w:r>
          </w:p>
          <w:p w14:paraId="677CDF8D" w14:textId="57772EC4" w:rsidR="00784094" w:rsidRPr="001402FF" w:rsidRDefault="00784094" w:rsidP="00784094">
            <w:pPr>
              <w:pStyle w:val="Prrafodelista"/>
              <w:rPr>
                <w:b/>
                <w:bCs/>
                <w:color w:val="A6A6A6" w:themeColor="background1" w:themeShade="A6"/>
              </w:rPr>
            </w:pPr>
          </w:p>
        </w:tc>
      </w:tr>
    </w:tbl>
    <w:p w14:paraId="011B8C53" w14:textId="6844063C" w:rsidR="29A858C5" w:rsidRDefault="29A858C5"/>
    <w:p w14:paraId="58766E05" w14:textId="77777777" w:rsidR="00A420FD" w:rsidRDefault="00A420FD" w:rsidP="00A420FD"/>
    <w:p w14:paraId="520B7559" w14:textId="253BB2D4" w:rsidR="00A420FD" w:rsidRDefault="00A420FD" w:rsidP="00A420FD">
      <w:pPr>
        <w:rPr>
          <w:b/>
          <w:bCs/>
        </w:rPr>
      </w:pPr>
      <w:r>
        <w:br w:type="page"/>
      </w:r>
      <w:r w:rsidR="00463BF2" w:rsidRPr="00463BF2">
        <w:rPr>
          <w:b/>
          <w:bCs/>
        </w:rPr>
        <w:lastRenderedPageBreak/>
        <w:t>REFERENCIAS</w:t>
      </w:r>
    </w:p>
    <w:tbl>
      <w:tblPr>
        <w:tblStyle w:val="Listaclara-nfasis6"/>
        <w:tblpPr w:leftFromText="142" w:rightFromText="142" w:vertAnchor="text" w:horzAnchor="page" w:tblpXSpec="center" w:tblpY="324"/>
        <w:tblOverlap w:val="never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59"/>
        <w:gridCol w:w="2356"/>
        <w:gridCol w:w="2835"/>
        <w:gridCol w:w="2410"/>
      </w:tblGrid>
      <w:tr w:rsidR="00D325C4" w:rsidRPr="004846C1" w14:paraId="312A422B" w14:textId="77777777" w:rsidTr="11B928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  <w:gridSpan w:val="2"/>
            <w:vMerge w:val="restart"/>
            <w:shd w:val="clear" w:color="auto" w:fill="E7E6E6" w:themeFill="background2"/>
            <w:vAlign w:val="center"/>
          </w:tcPr>
          <w:p w14:paraId="2F6C1D08" w14:textId="77777777" w:rsidR="00D325C4" w:rsidRPr="004846C1" w:rsidRDefault="00D325C4" w:rsidP="007E73E6">
            <w:pPr>
              <w:autoSpaceDE w:val="0"/>
              <w:autoSpaceDN w:val="0"/>
              <w:adjustRightInd w:val="0"/>
              <w:ind w:left="27" w:hanging="27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4846C1">
              <w:rPr>
                <w:rFonts w:cstheme="minorHAnsi"/>
                <w:color w:val="auto"/>
                <w:sz w:val="24"/>
                <w:szCs w:val="24"/>
              </w:rPr>
              <w:t>Recursos bibliográficos</w:t>
            </w:r>
          </w:p>
        </w:tc>
        <w:tc>
          <w:tcPr>
            <w:tcW w:w="5245" w:type="dxa"/>
            <w:gridSpan w:val="2"/>
            <w:shd w:val="clear" w:color="auto" w:fill="E7E6E6" w:themeFill="background2"/>
            <w:vAlign w:val="center"/>
          </w:tcPr>
          <w:p w14:paraId="61A279DF" w14:textId="77777777" w:rsidR="00D325C4" w:rsidRPr="004846C1" w:rsidRDefault="00D325C4" w:rsidP="007E73E6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24"/>
                <w:szCs w:val="24"/>
              </w:rPr>
            </w:pPr>
            <w:r w:rsidRPr="004846C1">
              <w:rPr>
                <w:rFonts w:cstheme="minorHAnsi"/>
                <w:color w:val="auto"/>
                <w:sz w:val="24"/>
                <w:szCs w:val="24"/>
              </w:rPr>
              <w:t>Recurso disponible en</w:t>
            </w:r>
          </w:p>
        </w:tc>
      </w:tr>
      <w:tr w:rsidR="00D325C4" w:rsidRPr="004846C1" w14:paraId="0D7ABA2A" w14:textId="77777777" w:rsidTr="11B92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  <w:gridSpan w:val="2"/>
            <w:vMerge/>
            <w:vAlign w:val="center"/>
          </w:tcPr>
          <w:p w14:paraId="3D394383" w14:textId="77777777" w:rsidR="00D325C4" w:rsidRPr="004846C1" w:rsidRDefault="00D325C4" w:rsidP="007E73E6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none" w:sz="0" w:space="0" w:color="auto"/>
              <w:bottom w:val="none" w:sz="0" w:space="0" w:color="auto"/>
            </w:tcBorders>
            <w:shd w:val="clear" w:color="auto" w:fill="E7E6E6" w:themeFill="background2"/>
          </w:tcPr>
          <w:p w14:paraId="58DFD4E6" w14:textId="77777777" w:rsidR="00D325C4" w:rsidRPr="004846C1" w:rsidRDefault="00D325C4" w:rsidP="007E7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846C1">
              <w:rPr>
                <w:rFonts w:cstheme="minorHAnsi"/>
                <w:b/>
              </w:rPr>
              <w:t xml:space="preserve">Biblioteca de la institución </w:t>
            </w:r>
          </w:p>
        </w:tc>
        <w:tc>
          <w:tcPr>
            <w:tcW w:w="2410" w:type="dxa"/>
            <w:vMerge w:val="restar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7E6E6" w:themeFill="background2"/>
          </w:tcPr>
          <w:p w14:paraId="1DF7735E" w14:textId="77777777" w:rsidR="00D325C4" w:rsidRPr="004846C1" w:rsidRDefault="00D325C4" w:rsidP="007E73E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4846C1">
              <w:rPr>
                <w:rFonts w:cstheme="minorHAnsi"/>
                <w:b/>
              </w:rPr>
              <w:t>Otras bibliotecas</w:t>
            </w:r>
          </w:p>
          <w:p w14:paraId="3911A1A2" w14:textId="77777777" w:rsidR="00D325C4" w:rsidRPr="004846C1" w:rsidRDefault="00D325C4" w:rsidP="007E73E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74729E70" w14:textId="77777777" w:rsidR="00D325C4" w:rsidRPr="004846C1" w:rsidRDefault="00D325C4" w:rsidP="007E73E6">
            <w:pPr>
              <w:pStyle w:val="TableParagraph"/>
              <w:ind w:left="117" w:right="8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462C1"/>
                <w:sz w:val="16"/>
                <w:szCs w:val="16"/>
                <w:u w:val="single" w:color="0462C1"/>
              </w:rPr>
            </w:pPr>
            <w:r w:rsidRPr="004846C1">
              <w:rPr>
                <w:sz w:val="16"/>
                <w:szCs w:val="16"/>
              </w:rPr>
              <w:t>Enlace para ir a los recursos digitales</w:t>
            </w:r>
            <w:r w:rsidRPr="004846C1">
              <w:rPr>
                <w:spacing w:val="-25"/>
                <w:sz w:val="16"/>
                <w:szCs w:val="16"/>
              </w:rPr>
              <w:t xml:space="preserve"> </w:t>
            </w:r>
            <w:r w:rsidRPr="004846C1">
              <w:rPr>
                <w:sz w:val="16"/>
                <w:szCs w:val="16"/>
              </w:rPr>
              <w:t>externos:</w:t>
            </w:r>
            <w:r w:rsidRPr="004846C1">
              <w:rPr>
                <w:spacing w:val="1"/>
                <w:sz w:val="16"/>
                <w:szCs w:val="16"/>
              </w:rPr>
              <w:t xml:space="preserve"> </w:t>
            </w:r>
            <w:hyperlink r:id="rId18">
              <w:r w:rsidRPr="004846C1">
                <w:rPr>
                  <w:color w:val="0462C1"/>
                  <w:sz w:val="16"/>
                  <w:szCs w:val="16"/>
                  <w:u w:val="single" w:color="0462C1"/>
                </w:rPr>
                <w:t>https://unipanamericanaeduco.shar</w:t>
              </w:r>
            </w:hyperlink>
            <w:r w:rsidRPr="004846C1">
              <w:rPr>
                <w:color w:val="0462C1"/>
                <w:spacing w:val="-25"/>
                <w:sz w:val="16"/>
                <w:szCs w:val="16"/>
              </w:rPr>
              <w:t xml:space="preserve"> </w:t>
            </w:r>
            <w:hyperlink r:id="rId19">
              <w:r w:rsidRPr="004846C1">
                <w:rPr>
                  <w:color w:val="0462C1"/>
                  <w:sz w:val="16"/>
                  <w:szCs w:val="16"/>
                  <w:u w:val="single" w:color="0462C1"/>
                </w:rPr>
                <w:t>epoint.com/Portal%20MiPana/</w:t>
              </w:r>
              <w:proofErr w:type="spellStart"/>
              <w:r w:rsidRPr="004846C1">
                <w:rPr>
                  <w:color w:val="0462C1"/>
                  <w:sz w:val="16"/>
                  <w:szCs w:val="16"/>
                  <w:u w:val="single" w:color="0462C1"/>
                </w:rPr>
                <w:t>SiteP</w:t>
              </w:r>
              <w:proofErr w:type="spellEnd"/>
            </w:hyperlink>
            <w:r w:rsidRPr="004846C1">
              <w:rPr>
                <w:color w:val="0462C1"/>
                <w:spacing w:val="-25"/>
                <w:sz w:val="16"/>
                <w:szCs w:val="16"/>
              </w:rPr>
              <w:t xml:space="preserve"> </w:t>
            </w:r>
            <w:hyperlink r:id="rId20">
              <w:proofErr w:type="spellStart"/>
              <w:r w:rsidRPr="004846C1">
                <w:rPr>
                  <w:color w:val="0462C1"/>
                  <w:sz w:val="16"/>
                  <w:szCs w:val="16"/>
                  <w:u w:val="single" w:color="0462C1"/>
                </w:rPr>
                <w:t>ages</w:t>
              </w:r>
              <w:proofErr w:type="spellEnd"/>
              <w:r w:rsidRPr="004846C1">
                <w:rPr>
                  <w:color w:val="0462C1"/>
                  <w:sz w:val="16"/>
                  <w:szCs w:val="16"/>
                  <w:u w:val="single" w:color="0462C1"/>
                </w:rPr>
                <w:t>/Informacion%20de%20Interes</w:t>
              </w:r>
              <w:r w:rsidRPr="004846C1">
                <w:rPr>
                  <w:color w:val="0462C1"/>
                  <w:sz w:val="16"/>
                  <w:szCs w:val="16"/>
                </w:rPr>
                <w:t>.</w:t>
              </w:r>
            </w:hyperlink>
            <w:r w:rsidRPr="004846C1">
              <w:rPr>
                <w:color w:val="0462C1"/>
                <w:spacing w:val="-25"/>
                <w:sz w:val="16"/>
                <w:szCs w:val="16"/>
              </w:rPr>
              <w:t xml:space="preserve"> </w:t>
            </w:r>
            <w:hyperlink r:id="rId21">
              <w:proofErr w:type="spellStart"/>
              <w:r w:rsidRPr="004846C1">
                <w:rPr>
                  <w:color w:val="0462C1"/>
                  <w:sz w:val="16"/>
                  <w:szCs w:val="16"/>
                  <w:u w:val="single" w:color="0462C1"/>
                </w:rPr>
                <w:t>aspx</w:t>
              </w:r>
              <w:proofErr w:type="spellEnd"/>
            </w:hyperlink>
            <w:r w:rsidRPr="004846C1">
              <w:rPr>
                <w:color w:val="0462C1"/>
                <w:sz w:val="16"/>
                <w:szCs w:val="16"/>
                <w:u w:val="single" w:color="0462C1"/>
              </w:rPr>
              <w:t xml:space="preserve"> </w:t>
            </w:r>
          </w:p>
          <w:p w14:paraId="6C351FAD" w14:textId="77777777" w:rsidR="00D325C4" w:rsidRPr="004846C1" w:rsidRDefault="00D325C4" w:rsidP="007E73E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</w:p>
          <w:p w14:paraId="4D0D2CC1" w14:textId="77777777" w:rsidR="00D325C4" w:rsidRPr="004846C1" w:rsidRDefault="00D325C4" w:rsidP="007E73E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325C4" w:rsidRPr="004846C1" w14:paraId="400A4707" w14:textId="77777777" w:rsidTr="11B928D1">
        <w:trPr>
          <w:trHeight w:val="7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  <w:gridSpan w:val="2"/>
            <w:vMerge/>
            <w:vAlign w:val="center"/>
          </w:tcPr>
          <w:p w14:paraId="38448CC3" w14:textId="77777777" w:rsidR="00D325C4" w:rsidRPr="004846C1" w:rsidRDefault="00D325C4" w:rsidP="007E73E6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38D8F4D3" w14:textId="77777777" w:rsidR="00D325C4" w:rsidRPr="00F008A9" w:rsidRDefault="00D325C4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  <w:r w:rsidRPr="00F008A9">
              <w:rPr>
                <w:rFonts w:eastAsia="Times New Roman" w:cstheme="minorHAnsi"/>
                <w:b/>
                <w:bCs/>
                <w:sz w:val="16"/>
                <w:szCs w:val="16"/>
                <w:lang w:val="es-ES" w:eastAsia="es-CO"/>
              </w:rPr>
              <w:t>Físico</w:t>
            </w:r>
          </w:p>
          <w:p w14:paraId="76351046" w14:textId="77777777" w:rsidR="00D325C4" w:rsidRPr="00F008A9" w:rsidRDefault="00D325C4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  <w:r w:rsidRPr="00F008A9">
              <w:rPr>
                <w:rFonts w:eastAsia="Times New Roman" w:cstheme="minorHAnsi"/>
                <w:sz w:val="16"/>
                <w:szCs w:val="16"/>
                <w:lang w:val="es-ES" w:eastAsia="es-CO"/>
              </w:rPr>
              <w:t>Enlace para ir al catálogo bibliográfico disponible para ubicar recursos bibliográficos impresos en Biblioteca</w:t>
            </w:r>
          </w:p>
          <w:p w14:paraId="6CBE5486" w14:textId="77777777" w:rsidR="00D325C4" w:rsidRPr="00F008A9" w:rsidRDefault="004757D8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  <w:hyperlink r:id="rId22" w:tgtFrame="_blank" w:history="1">
              <w:r w:rsidR="00D325C4" w:rsidRPr="00F008A9">
                <w:rPr>
                  <w:rFonts w:eastAsia="Times New Roman" w:cstheme="minorHAnsi"/>
                  <w:color w:val="0563C1"/>
                  <w:sz w:val="16"/>
                  <w:szCs w:val="16"/>
                  <w:u w:val="single"/>
                  <w:lang w:val="es-ES" w:eastAsia="es-CO"/>
                </w:rPr>
                <w:t>https://biblioteca.ucompensar.edu.co/</w:t>
              </w:r>
            </w:hyperlink>
          </w:p>
          <w:p w14:paraId="5CBD85B3" w14:textId="77777777" w:rsidR="00D325C4" w:rsidRPr="00F008A9" w:rsidRDefault="00D325C4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</w:p>
          <w:p w14:paraId="6DBF08F4" w14:textId="77777777" w:rsidR="00D325C4" w:rsidRPr="00F008A9" w:rsidRDefault="00D325C4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  <w:r w:rsidRPr="00F008A9">
              <w:rPr>
                <w:rFonts w:eastAsia="Times New Roman" w:cstheme="minorHAnsi"/>
                <w:sz w:val="16"/>
                <w:szCs w:val="16"/>
                <w:lang w:val="es-ES" w:eastAsia="es-CO"/>
              </w:rPr>
              <w:t>Registro bibliográfico</w:t>
            </w:r>
          </w:p>
          <w:p w14:paraId="54C76C2E" w14:textId="77777777" w:rsidR="00D325C4" w:rsidRPr="00F008A9" w:rsidRDefault="004757D8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  <w:hyperlink r:id="rId23" w:tgtFrame="_blank" w:history="1">
              <w:r w:rsidR="00D325C4" w:rsidRPr="00F008A9">
                <w:rPr>
                  <w:rFonts w:eastAsia="Times New Roman" w:cstheme="minorHAnsi"/>
                  <w:color w:val="0563C1"/>
                  <w:sz w:val="16"/>
                  <w:szCs w:val="16"/>
                  <w:u w:val="single"/>
                  <w:lang w:val="es-ES" w:eastAsia="es-CO"/>
                </w:rPr>
                <w:t>https://biblioteca.ucompensar.edu.co/cgi-bin/koha/opac-detail.pl?biblionumber=12590&amp;query_desc=administraci%C3%B3n%20de%20empresas</w:t>
              </w:r>
            </w:hyperlink>
          </w:p>
          <w:p w14:paraId="018DFE27" w14:textId="77777777" w:rsidR="00D325C4" w:rsidRPr="00F008A9" w:rsidRDefault="00D325C4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</w:p>
          <w:p w14:paraId="3F5BBEB0" w14:textId="77777777" w:rsidR="00D325C4" w:rsidRPr="00F008A9" w:rsidRDefault="00D325C4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  <w:r w:rsidRPr="00F008A9">
              <w:rPr>
                <w:rFonts w:eastAsia="Times New Roman" w:cstheme="minorHAnsi"/>
                <w:sz w:val="16"/>
                <w:szCs w:val="16"/>
                <w:lang w:val="es-ES" w:eastAsia="es-CO"/>
              </w:rPr>
              <w:t xml:space="preserve">Repositorio CRAI </w:t>
            </w:r>
            <w:proofErr w:type="spellStart"/>
            <w:r w:rsidRPr="00F008A9">
              <w:rPr>
                <w:rFonts w:eastAsia="Times New Roman" w:cstheme="minorHAnsi"/>
                <w:sz w:val="16"/>
                <w:szCs w:val="16"/>
                <w:lang w:val="es-ES" w:eastAsia="es-CO"/>
              </w:rPr>
              <w:t>UCompensar</w:t>
            </w:r>
            <w:proofErr w:type="spellEnd"/>
            <w:r w:rsidRPr="00F008A9">
              <w:rPr>
                <w:rFonts w:eastAsia="Times New Roman" w:cstheme="minorHAnsi"/>
                <w:sz w:val="16"/>
                <w:szCs w:val="16"/>
                <w:lang w:val="es-ES" w:eastAsia="es-CO"/>
              </w:rPr>
              <w:t xml:space="preserve">: podrá ubicar documentos, trabajados de grado, artículos y publicaciones </w:t>
            </w:r>
            <w:proofErr w:type="spellStart"/>
            <w:r w:rsidRPr="00F008A9">
              <w:rPr>
                <w:rFonts w:eastAsia="Times New Roman" w:cstheme="minorHAnsi"/>
                <w:sz w:val="16"/>
                <w:szCs w:val="16"/>
                <w:lang w:val="es-ES" w:eastAsia="es-CO"/>
              </w:rPr>
              <w:t>UCompensar</w:t>
            </w:r>
            <w:proofErr w:type="spellEnd"/>
          </w:p>
          <w:p w14:paraId="3DAF3956" w14:textId="77777777" w:rsidR="00D325C4" w:rsidRPr="00F008A9" w:rsidRDefault="00D325C4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</w:p>
          <w:p w14:paraId="06375D8E" w14:textId="77777777" w:rsidR="00D325C4" w:rsidRPr="00F008A9" w:rsidRDefault="004757D8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  <w:hyperlink r:id="rId24" w:tgtFrame="_blank" w:history="1">
              <w:r w:rsidR="00D325C4" w:rsidRPr="00F008A9">
                <w:rPr>
                  <w:rFonts w:eastAsia="Times New Roman" w:cstheme="minorHAnsi"/>
                  <w:color w:val="0563C1"/>
                  <w:sz w:val="16"/>
                  <w:szCs w:val="16"/>
                  <w:u w:val="single"/>
                  <w:lang w:val="es-ES" w:eastAsia="es-CO"/>
                </w:rPr>
                <w:t>https://repositoriocrai.ucompensar.edu.co/</w:t>
              </w:r>
            </w:hyperlink>
          </w:p>
          <w:p w14:paraId="150CC4BD" w14:textId="77777777" w:rsidR="00D325C4" w:rsidRPr="00F008A9" w:rsidRDefault="00D325C4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</w:p>
          <w:p w14:paraId="25E44A53" w14:textId="77777777" w:rsidR="00D325C4" w:rsidRPr="00F008A9" w:rsidRDefault="00D325C4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  <w:r w:rsidRPr="00F008A9">
              <w:rPr>
                <w:rFonts w:eastAsia="Times New Roman" w:cstheme="minorHAnsi"/>
                <w:sz w:val="16"/>
                <w:szCs w:val="16"/>
                <w:lang w:val="es-ES" w:eastAsia="es-CO"/>
              </w:rPr>
              <w:t>Enlace para ir a las colecciones disponibles: </w:t>
            </w:r>
            <w:hyperlink r:id="rId25" w:tgtFrame="_blank" w:history="1">
              <w:r w:rsidRPr="00F008A9">
                <w:rPr>
                  <w:rFonts w:eastAsia="Times New Roman" w:cstheme="minorHAnsi"/>
                  <w:color w:val="0563C1"/>
                  <w:sz w:val="16"/>
                  <w:szCs w:val="16"/>
                  <w:u w:val="single"/>
                  <w:lang w:val="es-ES" w:eastAsia="es-CO"/>
                </w:rPr>
                <w:t>https://unipanamericanaeduco.sharepoint.com/Portal%20MiPana/SitePages/Colecciones.aspx</w:t>
              </w:r>
            </w:hyperlink>
          </w:p>
          <w:p w14:paraId="42040674" w14:textId="77777777" w:rsidR="00D325C4" w:rsidRPr="00F008A9" w:rsidRDefault="00D325C4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6"/>
                <w:szCs w:val="16"/>
                <w:lang w:eastAsia="es-CO"/>
              </w:rPr>
            </w:pPr>
            <w:r w:rsidRPr="00F008A9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es-ES" w:eastAsia="es-CO"/>
              </w:rPr>
              <w:t>Digital</w:t>
            </w:r>
          </w:p>
          <w:p w14:paraId="2F7861BD" w14:textId="77777777" w:rsidR="00D325C4" w:rsidRPr="00F008A9" w:rsidRDefault="00D325C4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6"/>
                <w:szCs w:val="16"/>
                <w:lang w:eastAsia="es-CO"/>
              </w:rPr>
            </w:pPr>
          </w:p>
          <w:p w14:paraId="384A6215" w14:textId="77777777" w:rsidR="00D325C4" w:rsidRPr="00F008A9" w:rsidRDefault="00D325C4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6"/>
                <w:szCs w:val="16"/>
                <w:lang w:val="es-ES" w:eastAsia="es-CO"/>
              </w:rPr>
            </w:pPr>
            <w:r w:rsidRPr="00F008A9">
              <w:rPr>
                <w:rFonts w:ascii="Calibri" w:eastAsia="Times New Roman" w:hAnsi="Calibri" w:cs="Calibri"/>
                <w:sz w:val="16"/>
                <w:szCs w:val="16"/>
                <w:lang w:val="es-ES" w:eastAsia="es-CO"/>
              </w:rPr>
              <w:t>Enlace para acceder a Recursos digitales suscritos en las bases de datos, libros y revistas digitales:</w:t>
            </w:r>
          </w:p>
          <w:p w14:paraId="60A5137A" w14:textId="77777777" w:rsidR="00D325C4" w:rsidRDefault="004757D8" w:rsidP="007E73E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ipervnculo"/>
                <w:rFonts w:cstheme="minorHAnsi"/>
                <w:sz w:val="16"/>
                <w:szCs w:val="16"/>
              </w:rPr>
            </w:pPr>
            <w:hyperlink r:id="rId26" w:history="1">
              <w:r w:rsidR="00D325C4" w:rsidRPr="00F008A9">
                <w:rPr>
                  <w:rStyle w:val="Hipervnculo"/>
                  <w:rFonts w:cstheme="minorHAnsi"/>
                  <w:sz w:val="16"/>
                  <w:szCs w:val="16"/>
                </w:rPr>
                <w:t>https://login.ucompensar.basesdedatosezproxy.com/menu</w:t>
              </w:r>
            </w:hyperlink>
          </w:p>
          <w:p w14:paraId="18A191FA" w14:textId="02CF2AAE" w:rsidR="00D325C4" w:rsidRPr="004846C1" w:rsidRDefault="00D325C4" w:rsidP="007E73E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0969EF34" w14:textId="77777777" w:rsidR="00D325C4" w:rsidRPr="004846C1" w:rsidRDefault="00D325C4" w:rsidP="007E73E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D325C4" w:rsidRPr="004846C1" w14:paraId="72C96070" w14:textId="77777777" w:rsidTr="11B92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E7E6E6" w:themeFill="background2"/>
            <w:vAlign w:val="center"/>
          </w:tcPr>
          <w:p w14:paraId="6553A6AA" w14:textId="77777777" w:rsidR="00D325C4" w:rsidRPr="004846C1" w:rsidRDefault="00D325C4" w:rsidP="00D325C4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4846C1">
              <w:rPr>
                <w:rFonts w:cstheme="minorHAnsi"/>
              </w:rPr>
              <w:t>Obligatorios</w:t>
            </w:r>
          </w:p>
        </w:tc>
        <w:tc>
          <w:tcPr>
            <w:tcW w:w="235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36F73B2" w14:textId="77777777" w:rsidR="00D325C4" w:rsidRPr="00D325C4" w:rsidRDefault="00D325C4" w:rsidP="00D325C4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325C4">
              <w:rPr>
                <w:sz w:val="16"/>
                <w:szCs w:val="16"/>
              </w:rPr>
              <w:t xml:space="preserve">Pérez, E. M., Mandado, E., &amp; Mandado, Y. (2009). </w:t>
            </w:r>
            <w:proofErr w:type="spellStart"/>
            <w:r w:rsidRPr="00D325C4">
              <w:rPr>
                <w:sz w:val="16"/>
                <w:szCs w:val="16"/>
              </w:rPr>
              <w:t>Automatas</w:t>
            </w:r>
            <w:proofErr w:type="spellEnd"/>
            <w:r w:rsidRPr="00D325C4">
              <w:rPr>
                <w:sz w:val="16"/>
                <w:szCs w:val="16"/>
              </w:rPr>
              <w:t xml:space="preserve"> programables y sistemas de automatización. Marcombo</w:t>
            </w:r>
          </w:p>
          <w:p w14:paraId="57490674" w14:textId="394B5657" w:rsidR="00D325C4" w:rsidRPr="00D325C4" w:rsidRDefault="00D325C4" w:rsidP="00D325C4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C1B3C41" w14:textId="77777777" w:rsidR="00D325C4" w:rsidRDefault="004757D8" w:rsidP="00D325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ipervnculo"/>
                <w:sz w:val="16"/>
                <w:szCs w:val="16"/>
              </w:rPr>
            </w:pPr>
            <w:hyperlink r:id="rId27" w:history="1">
              <w:r w:rsidR="00D325C4" w:rsidRPr="00D325C4">
                <w:rPr>
                  <w:rStyle w:val="Hipervnculo"/>
                  <w:sz w:val="16"/>
                  <w:szCs w:val="16"/>
                </w:rPr>
                <w:t>https://es-pdfdrive-com.ucompensar.basesdedatosezproxy.com/aut%C3%B3matas-programables-y-sistemas-de-automatizaci%C3%B3n-e187969762.html</w:t>
              </w:r>
            </w:hyperlink>
          </w:p>
          <w:p w14:paraId="74F5551D" w14:textId="77777777" w:rsidR="00D325C4" w:rsidRDefault="00D325C4" w:rsidP="00D325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NOTA: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Recurso digital disponible en la base de datos </w:t>
            </w:r>
            <w:r w:rsidRPr="00D325C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PDF Drive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</w:p>
          <w:p w14:paraId="27897585" w14:textId="67A9B799" w:rsidR="00D325C4" w:rsidRPr="008003FE" w:rsidRDefault="00D325C4" w:rsidP="00D325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071A4BB" w14:textId="238A025D" w:rsidR="00D325C4" w:rsidRPr="008003FE" w:rsidRDefault="00D325C4" w:rsidP="00D325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</w:tc>
      </w:tr>
      <w:tr w:rsidR="00D325C4" w:rsidRPr="004846C1" w14:paraId="6264807C" w14:textId="77777777" w:rsidTr="11B928D1">
        <w:trPr>
          <w:trHeight w:val="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Merge/>
            <w:vAlign w:val="center"/>
          </w:tcPr>
          <w:p w14:paraId="3285A5F8" w14:textId="77777777" w:rsidR="00D325C4" w:rsidRPr="004846C1" w:rsidRDefault="00D325C4" w:rsidP="00D325C4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2356" w:type="dxa"/>
          </w:tcPr>
          <w:p w14:paraId="6F07312D" w14:textId="77777777" w:rsidR="00D325C4" w:rsidRPr="00D325C4" w:rsidRDefault="00D325C4" w:rsidP="00D325C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325C4">
              <w:rPr>
                <w:sz w:val="16"/>
                <w:szCs w:val="16"/>
              </w:rPr>
              <w:t>Floyd, T. (2010). Fundamentos de sistemas digitales. Pearson</w:t>
            </w:r>
          </w:p>
          <w:p w14:paraId="57D85A27" w14:textId="6EBF267B" w:rsidR="00D325C4" w:rsidRPr="00D325C4" w:rsidRDefault="00D325C4" w:rsidP="00D325C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835" w:type="dxa"/>
            <w:vAlign w:val="center"/>
          </w:tcPr>
          <w:p w14:paraId="5E177257" w14:textId="77777777" w:rsidR="00D325C4" w:rsidRDefault="004757D8" w:rsidP="00D325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ipervnculo"/>
                <w:sz w:val="16"/>
                <w:szCs w:val="16"/>
                <w:lang w:val="es-419"/>
              </w:rPr>
            </w:pPr>
            <w:hyperlink r:id="rId28" w:history="1">
              <w:r w:rsidR="00D325C4" w:rsidRPr="00D325C4">
                <w:rPr>
                  <w:rStyle w:val="Hipervnculo"/>
                  <w:sz w:val="16"/>
                  <w:szCs w:val="16"/>
                  <w:lang w:val="es-419"/>
                </w:rPr>
                <w:t>https://es-pdfdrive-com.ucompensar.basesdedatosezproxy.com/fundamentos-de-sistemas-digitales-floyd-9ed-e147380731.html</w:t>
              </w:r>
            </w:hyperlink>
          </w:p>
          <w:p w14:paraId="33A8A409" w14:textId="77777777" w:rsidR="00D325C4" w:rsidRDefault="00D325C4" w:rsidP="00D325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NOTA: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Recurso digital disponible en la base de datos </w:t>
            </w:r>
            <w:r w:rsidRPr="00D325C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PDF Drive</w:t>
            </w:r>
          </w:p>
          <w:p w14:paraId="22077026" w14:textId="0089705F" w:rsidR="00D325C4" w:rsidRPr="008003FE" w:rsidRDefault="00D325C4" w:rsidP="00D325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12661D73" w14:textId="77777777" w:rsidR="00D325C4" w:rsidRDefault="00D325C4" w:rsidP="00D325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  <w:p w14:paraId="72848EBB" w14:textId="77777777" w:rsidR="00D325C4" w:rsidRPr="008003FE" w:rsidRDefault="00D325C4" w:rsidP="00D325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</w:tc>
      </w:tr>
      <w:tr w:rsidR="00D325C4" w:rsidRPr="004846C1" w14:paraId="0BCF73AC" w14:textId="77777777" w:rsidTr="11B92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Merge/>
            <w:vAlign w:val="center"/>
          </w:tcPr>
          <w:p w14:paraId="44A20C42" w14:textId="77777777" w:rsidR="00D325C4" w:rsidRPr="004846C1" w:rsidRDefault="00D325C4" w:rsidP="00D325C4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356" w:type="dxa"/>
            <w:tcBorders>
              <w:top w:val="none" w:sz="0" w:space="0" w:color="auto"/>
              <w:bottom w:val="none" w:sz="0" w:space="0" w:color="auto"/>
            </w:tcBorders>
          </w:tcPr>
          <w:p w14:paraId="17BD1972" w14:textId="2B09EBC1" w:rsidR="00D325C4" w:rsidRPr="00D325C4" w:rsidRDefault="00D325C4" w:rsidP="00D325C4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proofErr w:type="spellStart"/>
            <w:r w:rsidRPr="00D325C4">
              <w:rPr>
                <w:sz w:val="16"/>
                <w:szCs w:val="16"/>
              </w:rPr>
              <w:t>Cayssials</w:t>
            </w:r>
            <w:proofErr w:type="spellEnd"/>
            <w:r w:rsidRPr="00D325C4">
              <w:rPr>
                <w:sz w:val="16"/>
                <w:szCs w:val="16"/>
              </w:rPr>
              <w:t>, R. (2014). Sistemas embebidos en FPGA. Alfaomega.</w:t>
            </w:r>
          </w:p>
        </w:tc>
        <w:tc>
          <w:tcPr>
            <w:tcW w:w="283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47F9960" w14:textId="77777777" w:rsidR="00D325C4" w:rsidRDefault="004757D8" w:rsidP="00D325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ipervnculo"/>
                <w:sz w:val="16"/>
                <w:szCs w:val="16"/>
              </w:rPr>
            </w:pPr>
            <w:hyperlink r:id="rId29" w:history="1">
              <w:r w:rsidR="00D325C4" w:rsidRPr="00D325C4">
                <w:rPr>
                  <w:rStyle w:val="Hipervnculo"/>
                  <w:sz w:val="16"/>
                  <w:szCs w:val="16"/>
                </w:rPr>
                <w:t>https://www-alphaeditorialcloud-com.ucompensar.basesdedatosezproxy.com/library/search/fpga</w:t>
              </w:r>
            </w:hyperlink>
          </w:p>
          <w:p w14:paraId="31DCCDDF" w14:textId="77777777" w:rsidR="00D325C4" w:rsidRDefault="00D325C4" w:rsidP="00D325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ipervnculo"/>
                <w:sz w:val="16"/>
                <w:szCs w:val="16"/>
              </w:rPr>
            </w:pPr>
          </w:p>
          <w:p w14:paraId="674A2C15" w14:textId="77777777" w:rsidR="00D325C4" w:rsidRDefault="00D325C4" w:rsidP="00D325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NOTA: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Recurso digital disponible en la base de datos </w:t>
            </w:r>
            <w:r w:rsidRPr="00D325C4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Alpha</w:t>
            </w:r>
            <w:r w:rsidRPr="00D325C4">
              <w:rPr>
                <w:rFonts w:cstheme="minorHAnsi"/>
                <w:b/>
                <w:bCs/>
                <w:iCs/>
                <w:sz w:val="16"/>
                <w:szCs w:val="16"/>
              </w:rPr>
              <w:t xml:space="preserve"> Editorial</w:t>
            </w:r>
          </w:p>
          <w:p w14:paraId="4C85D93E" w14:textId="651B66F8" w:rsidR="00D325C4" w:rsidRPr="008003FE" w:rsidRDefault="00D325C4" w:rsidP="00D325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5EC0D85" w14:textId="77777777" w:rsidR="00D325C4" w:rsidRPr="008003FE" w:rsidRDefault="00D325C4" w:rsidP="00D325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</w:tc>
      </w:tr>
      <w:tr w:rsidR="00D325C4" w:rsidRPr="004846C1" w14:paraId="5B380959" w14:textId="77777777" w:rsidTr="11B928D1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Merge w:val="restart"/>
            <w:shd w:val="clear" w:color="auto" w:fill="E7E6E6" w:themeFill="background2"/>
            <w:vAlign w:val="center"/>
          </w:tcPr>
          <w:p w14:paraId="3095447C" w14:textId="77777777" w:rsidR="00D325C4" w:rsidRPr="004846C1" w:rsidRDefault="00D325C4" w:rsidP="00D325C4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16"/>
                <w:szCs w:val="16"/>
              </w:rPr>
            </w:pPr>
            <w:r w:rsidRPr="004846C1">
              <w:rPr>
                <w:rFonts w:cstheme="minorHAnsi"/>
              </w:rPr>
              <w:lastRenderedPageBreak/>
              <w:t>Complementarios</w:t>
            </w:r>
          </w:p>
        </w:tc>
        <w:tc>
          <w:tcPr>
            <w:tcW w:w="2356" w:type="dxa"/>
          </w:tcPr>
          <w:p w14:paraId="697108F5" w14:textId="36A60CE7" w:rsidR="00D325C4" w:rsidRPr="00D325C4" w:rsidRDefault="00D325C4" w:rsidP="00D325C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D325C4">
              <w:rPr>
                <w:sz w:val="16"/>
                <w:szCs w:val="16"/>
                <w:lang w:val="en-US"/>
              </w:rPr>
              <w:t>Sabah, N. H. (2017). Electronics: Basic, Analog, and Digital with PSpice. Taylor &amp; Francis Group.</w:t>
            </w:r>
          </w:p>
        </w:tc>
        <w:tc>
          <w:tcPr>
            <w:tcW w:w="2835" w:type="dxa"/>
            <w:vAlign w:val="center"/>
          </w:tcPr>
          <w:p w14:paraId="1A5F8FDE" w14:textId="77777777" w:rsidR="00D325C4" w:rsidRDefault="004757D8" w:rsidP="00D325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ipervnculo"/>
                <w:sz w:val="16"/>
                <w:szCs w:val="16"/>
              </w:rPr>
            </w:pPr>
            <w:hyperlink r:id="rId30" w:history="1">
              <w:r w:rsidR="00D325C4" w:rsidRPr="00D325C4">
                <w:rPr>
                  <w:rStyle w:val="Hipervnculo"/>
                  <w:sz w:val="16"/>
                  <w:szCs w:val="16"/>
                </w:rPr>
                <w:t>https://elibro-net.ucompensar.basesdedatosezproxy.com/es/lc/ucompensarenglish/titulos/140766</w:t>
              </w:r>
            </w:hyperlink>
          </w:p>
          <w:p w14:paraId="30719CE2" w14:textId="3A4BAAE9" w:rsidR="00D325C4" w:rsidRPr="008003FE" w:rsidRDefault="00D325C4" w:rsidP="00D325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NOTA: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Recurso digital disponible en la base de datos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Elibro</w:t>
            </w:r>
            <w:proofErr w:type="spellEnd"/>
          </w:p>
        </w:tc>
        <w:tc>
          <w:tcPr>
            <w:tcW w:w="2410" w:type="dxa"/>
            <w:vAlign w:val="center"/>
          </w:tcPr>
          <w:p w14:paraId="119C69F0" w14:textId="77777777" w:rsidR="00D325C4" w:rsidRDefault="00D325C4" w:rsidP="00D325C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  <w:p w14:paraId="3898DBE1" w14:textId="77777777" w:rsidR="00D325C4" w:rsidRPr="008003FE" w:rsidRDefault="00D325C4" w:rsidP="00D325C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</w:tc>
      </w:tr>
      <w:tr w:rsidR="00D325C4" w:rsidRPr="004846C1" w14:paraId="409D1F62" w14:textId="77777777" w:rsidTr="11B92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Merge/>
            <w:vAlign w:val="center"/>
          </w:tcPr>
          <w:p w14:paraId="0FCB8788" w14:textId="77777777" w:rsidR="00D325C4" w:rsidRPr="004846C1" w:rsidRDefault="00D325C4" w:rsidP="00D325C4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356" w:type="dxa"/>
            <w:tcBorders>
              <w:top w:val="none" w:sz="0" w:space="0" w:color="auto"/>
              <w:bottom w:val="none" w:sz="0" w:space="0" w:color="auto"/>
            </w:tcBorders>
          </w:tcPr>
          <w:p w14:paraId="63FDA723" w14:textId="1B49BFD4" w:rsidR="00D325C4" w:rsidRPr="00D325C4" w:rsidRDefault="00D325C4" w:rsidP="00D325C4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D325C4">
              <w:rPr>
                <w:sz w:val="16"/>
                <w:szCs w:val="16"/>
                <w:lang w:val="en-US"/>
              </w:rPr>
              <w:t>Ayers, J. (2018). Digital integrated circuits: Analysis and design 2</w:t>
            </w:r>
            <w:r w:rsidRPr="00D325C4">
              <w:rPr>
                <w:sz w:val="16"/>
                <w:szCs w:val="16"/>
                <w:vertAlign w:val="superscript"/>
                <w:lang w:val="en-US"/>
              </w:rPr>
              <w:t>nd</w:t>
            </w:r>
            <w:r w:rsidRPr="00D325C4">
              <w:rPr>
                <w:sz w:val="16"/>
                <w:szCs w:val="16"/>
                <w:lang w:val="en-US"/>
              </w:rPr>
              <w:t xml:space="preserve"> ed. Taylor &amp; Francis group.</w:t>
            </w:r>
          </w:p>
        </w:tc>
        <w:tc>
          <w:tcPr>
            <w:tcW w:w="283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46CAD63" w14:textId="77777777" w:rsidR="00D325C4" w:rsidRPr="00252FC5" w:rsidRDefault="004757D8" w:rsidP="00D325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ipervnculo"/>
                <w:rFonts w:ascii="Calibri" w:hAnsi="Calibri" w:cs="Calibri"/>
                <w:sz w:val="16"/>
                <w:szCs w:val="16"/>
              </w:rPr>
            </w:pPr>
            <w:hyperlink r:id="rId31" w:history="1">
              <w:r w:rsidR="00D325C4" w:rsidRPr="00252FC5">
                <w:rPr>
                  <w:rStyle w:val="Hipervnculo"/>
                  <w:rFonts w:ascii="Calibri" w:hAnsi="Calibri" w:cs="Calibri"/>
                  <w:sz w:val="16"/>
                  <w:szCs w:val="16"/>
                  <w:lang w:val="es-CO"/>
                </w:rPr>
                <w:t>https://elibro-net.ucompensar.basesdedatosezproxy.com/es/ereader/ucompensarenglish/141328</w:t>
              </w:r>
            </w:hyperlink>
          </w:p>
          <w:p w14:paraId="1501C907" w14:textId="18447F11" w:rsidR="00D325C4" w:rsidRPr="008003FE" w:rsidRDefault="00D325C4" w:rsidP="00D325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NOTA: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Recurso digital disponible en la base de datos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Elibro</w:t>
            </w:r>
            <w:proofErr w:type="spellEnd"/>
          </w:p>
        </w:tc>
        <w:tc>
          <w:tcPr>
            <w:tcW w:w="241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089C6D2" w14:textId="77777777" w:rsidR="00D325C4" w:rsidRPr="008003FE" w:rsidRDefault="00D325C4" w:rsidP="00D325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</w:tc>
      </w:tr>
      <w:tr w:rsidR="00D325C4" w:rsidRPr="004846C1" w14:paraId="3822CF6D" w14:textId="77777777" w:rsidTr="11B928D1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Merge/>
            <w:vAlign w:val="center"/>
          </w:tcPr>
          <w:p w14:paraId="66C9DC2D" w14:textId="77777777" w:rsidR="00D325C4" w:rsidRPr="004846C1" w:rsidRDefault="00D325C4" w:rsidP="00D325C4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356" w:type="dxa"/>
          </w:tcPr>
          <w:p w14:paraId="6737DA91" w14:textId="77777777" w:rsidR="00D325C4" w:rsidRPr="00252FC5" w:rsidRDefault="00D325C4" w:rsidP="00D325C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CO"/>
              </w:rPr>
            </w:pPr>
          </w:p>
          <w:p w14:paraId="3AFF27D9" w14:textId="7D209D1A" w:rsidR="00D325C4" w:rsidRPr="00D325C4" w:rsidRDefault="00D325C4" w:rsidP="00D325C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D325C4">
              <w:rPr>
                <w:sz w:val="16"/>
                <w:szCs w:val="16"/>
                <w:lang w:val="en-US"/>
              </w:rPr>
              <w:t xml:space="preserve">Anantha Chandrakasan. </w:t>
            </w:r>
            <w:r w:rsidRPr="00D325C4">
              <w:rPr>
                <w:rStyle w:val="nfasis"/>
                <w:sz w:val="16"/>
                <w:szCs w:val="16"/>
                <w:lang w:val="en-US"/>
              </w:rPr>
              <w:t xml:space="preserve">6.111 Introductory Digital Systems Laboratory. </w:t>
            </w:r>
            <w:r w:rsidRPr="00D325C4">
              <w:rPr>
                <w:sz w:val="16"/>
                <w:szCs w:val="16"/>
              </w:rPr>
              <w:t xml:space="preserve">Spring 2006. Massachusetts </w:t>
            </w:r>
            <w:proofErr w:type="spellStart"/>
            <w:r w:rsidRPr="00D325C4">
              <w:rPr>
                <w:sz w:val="16"/>
                <w:szCs w:val="16"/>
              </w:rPr>
              <w:t>Institute</w:t>
            </w:r>
            <w:proofErr w:type="spellEnd"/>
            <w:r w:rsidRPr="00D325C4">
              <w:rPr>
                <w:sz w:val="16"/>
                <w:szCs w:val="16"/>
              </w:rPr>
              <w:t xml:space="preserve"> of </w:t>
            </w:r>
            <w:proofErr w:type="spellStart"/>
            <w:r w:rsidRPr="00D325C4">
              <w:rPr>
                <w:sz w:val="16"/>
                <w:szCs w:val="16"/>
              </w:rPr>
              <w:t>Technology</w:t>
            </w:r>
            <w:proofErr w:type="spellEnd"/>
            <w:r w:rsidRPr="00D325C4">
              <w:rPr>
                <w:sz w:val="16"/>
                <w:szCs w:val="16"/>
              </w:rPr>
              <w:t xml:space="preserve">: MIT </w:t>
            </w:r>
            <w:proofErr w:type="spellStart"/>
            <w:r w:rsidRPr="00D325C4">
              <w:rPr>
                <w:sz w:val="16"/>
                <w:szCs w:val="16"/>
              </w:rPr>
              <w:t>OpenCourseWare</w:t>
            </w:r>
            <w:proofErr w:type="spellEnd"/>
          </w:p>
        </w:tc>
        <w:tc>
          <w:tcPr>
            <w:tcW w:w="2835" w:type="dxa"/>
            <w:vAlign w:val="center"/>
          </w:tcPr>
          <w:p w14:paraId="69A895A8" w14:textId="604DD848" w:rsidR="00D325C4" w:rsidRPr="008003FE" w:rsidRDefault="00D325C4" w:rsidP="00D325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03824878" w14:textId="14185C40" w:rsidR="00D325C4" w:rsidRPr="008003FE" w:rsidRDefault="00D325C4" w:rsidP="00D325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NOTA: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Recurso digital externo disponible en la base de datos  </w:t>
            </w:r>
            <w:hyperlink r:id="rId32" w:history="1">
              <w:r w:rsidRPr="00093807">
                <w:rPr>
                  <w:rStyle w:val="Hipervnculo"/>
                  <w:sz w:val="16"/>
                  <w:szCs w:val="16"/>
                </w:rPr>
                <w:t>https://ocw.mit.edu/courses/electrical-engineering-and-computer-science/6-111-introductory-digital-systems-laboratory-spring-2006/index.htm</w:t>
              </w:r>
            </w:hyperlink>
          </w:p>
        </w:tc>
      </w:tr>
      <w:tr w:rsidR="00D325C4" w:rsidRPr="004846C1" w14:paraId="038091A0" w14:textId="77777777" w:rsidTr="11B92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Merge/>
            <w:vAlign w:val="center"/>
          </w:tcPr>
          <w:p w14:paraId="2A7C6C67" w14:textId="77777777" w:rsidR="00D325C4" w:rsidRPr="004846C1" w:rsidRDefault="00D325C4" w:rsidP="00D325C4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35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24F8A44" w14:textId="76B60346" w:rsidR="00D325C4" w:rsidRPr="00D325C4" w:rsidRDefault="00D325C4" w:rsidP="00D325C4">
            <w:pPr>
              <w:autoSpaceDE w:val="0"/>
              <w:autoSpaceDN w:val="0"/>
              <w:adjustRightInd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D325C4">
              <w:rPr>
                <w:sz w:val="16"/>
                <w:szCs w:val="16"/>
                <w:lang w:val="en-US"/>
              </w:rPr>
              <w:t xml:space="preserve">Brown, S., &amp; Rose, J. (1996). FPGA and CPLD architectures: A tutorial. </w:t>
            </w:r>
            <w:r w:rsidRPr="00D325C4">
              <w:rPr>
                <w:sz w:val="16"/>
                <w:szCs w:val="16"/>
              </w:rPr>
              <w:t xml:space="preserve">IEEE </w:t>
            </w:r>
            <w:proofErr w:type="spellStart"/>
            <w:r w:rsidRPr="00D325C4">
              <w:rPr>
                <w:sz w:val="16"/>
                <w:szCs w:val="16"/>
              </w:rPr>
              <w:t>design</w:t>
            </w:r>
            <w:proofErr w:type="spellEnd"/>
            <w:r w:rsidRPr="00D325C4">
              <w:rPr>
                <w:sz w:val="16"/>
                <w:szCs w:val="16"/>
              </w:rPr>
              <w:t xml:space="preserve"> &amp; test of </w:t>
            </w:r>
            <w:proofErr w:type="spellStart"/>
            <w:r w:rsidRPr="00D325C4">
              <w:rPr>
                <w:sz w:val="16"/>
                <w:szCs w:val="16"/>
              </w:rPr>
              <w:t>computers</w:t>
            </w:r>
            <w:proofErr w:type="spellEnd"/>
            <w:r w:rsidRPr="00D325C4">
              <w:rPr>
                <w:sz w:val="16"/>
                <w:szCs w:val="16"/>
              </w:rPr>
              <w:t>, 13(2), 42-57.</w:t>
            </w:r>
          </w:p>
        </w:tc>
        <w:tc>
          <w:tcPr>
            <w:tcW w:w="283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07852C1" w14:textId="58A537D7" w:rsidR="00D325C4" w:rsidRPr="008003FE" w:rsidRDefault="00D325C4" w:rsidP="00D325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30BB737" w14:textId="7CB17EAF" w:rsidR="00D325C4" w:rsidRPr="00D325C4" w:rsidRDefault="00D325C4" w:rsidP="00D325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NOTA: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Recurso digital externo disponible en la base de datos </w:t>
            </w:r>
            <w:hyperlink r:id="rId33" w:history="1">
              <w:r w:rsidRPr="00D325C4">
                <w:rPr>
                  <w:rStyle w:val="Hipervnculo"/>
                  <w:sz w:val="16"/>
                  <w:szCs w:val="16"/>
                </w:rPr>
                <w:t>https://ieeexplore.ieee.org/abstract/document/500200</w:t>
              </w:r>
            </w:hyperlink>
          </w:p>
        </w:tc>
      </w:tr>
      <w:tr w:rsidR="11B928D1" w14:paraId="52D9BE97" w14:textId="77777777" w:rsidTr="11B928D1">
        <w:trPr>
          <w:trHeight w:val="1822"/>
          <w:ins w:id="5" w:author="Martha Elisa Cuasquer Mora" w:date="2024-08-01T20:5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Merge/>
            <w:shd w:val="clear" w:color="auto" w:fill="E7E6E6" w:themeFill="background2"/>
            <w:vAlign w:val="center"/>
          </w:tcPr>
          <w:p w14:paraId="1456C09E" w14:textId="77777777" w:rsidR="00E5557F" w:rsidRDefault="00E5557F"/>
        </w:tc>
        <w:tc>
          <w:tcPr>
            <w:tcW w:w="2356" w:type="dxa"/>
            <w:vAlign w:val="center"/>
          </w:tcPr>
          <w:p w14:paraId="4795377B" w14:textId="799F3AAF" w:rsidR="11B928D1" w:rsidRPr="00CB7C94" w:rsidRDefault="00863D89" w:rsidP="11B928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CO"/>
                <w:rPrChange w:id="6" w:author="Ing Angelo Rodriguez" w:date="2025-07-17T14:30:00Z">
                  <w:rPr>
                    <w:sz w:val="16"/>
                    <w:szCs w:val="16"/>
                    <w:lang w:val="en-US"/>
                  </w:rPr>
                </w:rPrChange>
              </w:rPr>
            </w:pPr>
            <w:r>
              <w:rPr>
                <w:sz w:val="16"/>
                <w:szCs w:val="16"/>
                <w:lang w:val="es-CO"/>
              </w:rPr>
              <w:t>sssss</w:t>
            </w:r>
            <w:bookmarkStart w:id="7" w:name="_GoBack"/>
            <w:bookmarkEnd w:id="7"/>
          </w:p>
        </w:tc>
        <w:tc>
          <w:tcPr>
            <w:tcW w:w="2835" w:type="dxa"/>
            <w:vAlign w:val="center"/>
          </w:tcPr>
          <w:p w14:paraId="3DB25E70" w14:textId="3F6C6C42" w:rsidR="11B928D1" w:rsidRDefault="11B928D1" w:rsidP="11B928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3E02231F" w14:textId="4A60ADF5" w:rsidR="11B928D1" w:rsidRDefault="11B928D1" w:rsidP="11B928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</w:tbl>
    <w:p w14:paraId="7E4826C2" w14:textId="3103E613" w:rsidR="00D325C4" w:rsidRDefault="00D325C4" w:rsidP="00A420FD">
      <w:pPr>
        <w:rPr>
          <w:b/>
          <w:bCs/>
        </w:rPr>
      </w:pPr>
    </w:p>
    <w:p w14:paraId="7D9E3BA5" w14:textId="3A63137D" w:rsidR="00D325C4" w:rsidRDefault="00D325C4" w:rsidP="00A420FD">
      <w:pPr>
        <w:rPr>
          <w:b/>
          <w:bCs/>
        </w:rPr>
      </w:pPr>
    </w:p>
    <w:p w14:paraId="05EF87A4" w14:textId="51336143" w:rsidR="00D325C4" w:rsidRDefault="00D325C4" w:rsidP="00A420FD">
      <w:pPr>
        <w:rPr>
          <w:b/>
          <w:bCs/>
        </w:rPr>
      </w:pPr>
    </w:p>
    <w:p w14:paraId="3B273A81" w14:textId="6AFC47AB" w:rsidR="00D325C4" w:rsidRDefault="00D325C4" w:rsidP="00A420FD">
      <w:pPr>
        <w:rPr>
          <w:b/>
          <w:bCs/>
        </w:rPr>
      </w:pPr>
    </w:p>
    <w:p w14:paraId="6B565F08" w14:textId="6B88B61B" w:rsidR="00D325C4" w:rsidRDefault="00D325C4" w:rsidP="00A420FD">
      <w:pPr>
        <w:rPr>
          <w:b/>
          <w:bCs/>
        </w:rPr>
      </w:pPr>
    </w:p>
    <w:p w14:paraId="76BF21EA" w14:textId="1D8514CE" w:rsidR="00D325C4" w:rsidRDefault="00D325C4" w:rsidP="00A420FD">
      <w:pPr>
        <w:rPr>
          <w:b/>
          <w:bCs/>
        </w:rPr>
      </w:pPr>
    </w:p>
    <w:p w14:paraId="157BF3FC" w14:textId="4F4BD985" w:rsidR="00D325C4" w:rsidRDefault="00D325C4" w:rsidP="00A420FD">
      <w:pPr>
        <w:rPr>
          <w:b/>
          <w:bCs/>
        </w:rPr>
      </w:pPr>
    </w:p>
    <w:p w14:paraId="2BE4AE64" w14:textId="43F3DA98" w:rsidR="00D325C4" w:rsidDel="00B220C3" w:rsidRDefault="00D325C4" w:rsidP="00A420FD">
      <w:pPr>
        <w:rPr>
          <w:del w:id="8" w:author="Ing Angelo Rodriguez" w:date="2025-07-17T14:38:00Z"/>
          <w:b/>
          <w:bCs/>
        </w:rPr>
      </w:pPr>
    </w:p>
    <w:p w14:paraId="30759C22" w14:textId="53857412" w:rsidR="00D325C4" w:rsidDel="00B220C3" w:rsidRDefault="00D325C4" w:rsidP="00A420FD">
      <w:pPr>
        <w:rPr>
          <w:del w:id="9" w:author="Ing Angelo Rodriguez" w:date="2025-07-17T14:38:00Z"/>
          <w:b/>
          <w:bCs/>
        </w:rPr>
      </w:pPr>
    </w:p>
    <w:p w14:paraId="5EB81318" w14:textId="3C8E446C" w:rsidR="00D325C4" w:rsidDel="00B220C3" w:rsidRDefault="00D325C4" w:rsidP="00A420FD">
      <w:pPr>
        <w:rPr>
          <w:del w:id="10" w:author="Ing Angelo Rodriguez" w:date="2025-07-17T14:38:00Z"/>
          <w:b/>
          <w:bCs/>
        </w:rPr>
      </w:pPr>
    </w:p>
    <w:p w14:paraId="528FD4E1" w14:textId="67D405E6" w:rsidR="00D325C4" w:rsidDel="00B220C3" w:rsidRDefault="00D325C4" w:rsidP="00A420FD">
      <w:pPr>
        <w:rPr>
          <w:del w:id="11" w:author="Ing Angelo Rodriguez" w:date="2025-07-17T14:38:00Z"/>
          <w:b/>
          <w:bCs/>
        </w:rPr>
      </w:pPr>
    </w:p>
    <w:p w14:paraId="143012FE" w14:textId="2AE1F88C" w:rsidR="00D325C4" w:rsidDel="00B220C3" w:rsidRDefault="00D325C4" w:rsidP="00A420FD">
      <w:pPr>
        <w:rPr>
          <w:del w:id="12" w:author="Ing Angelo Rodriguez" w:date="2025-07-17T14:38:00Z"/>
          <w:b/>
          <w:bCs/>
        </w:rPr>
      </w:pPr>
    </w:p>
    <w:p w14:paraId="498C1C52" w14:textId="1F274AAF" w:rsidR="00D325C4" w:rsidRDefault="00D325C4" w:rsidP="00A420FD">
      <w:pPr>
        <w:rPr>
          <w:ins w:id="13" w:author="Ing Angelo Rodriguez" w:date="2025-07-17T14:38:00Z"/>
          <w:b/>
          <w:bCs/>
        </w:rPr>
      </w:pPr>
    </w:p>
    <w:p w14:paraId="11E838F4" w14:textId="77777777" w:rsidR="00B220C3" w:rsidRDefault="00B220C3" w:rsidP="00A420FD">
      <w:pPr>
        <w:rPr>
          <w:ins w:id="14" w:author="Ing Angelo Rodriguez" w:date="2025-07-17T14:38:00Z"/>
          <w:b/>
          <w:bCs/>
        </w:rPr>
      </w:pPr>
    </w:p>
    <w:p w14:paraId="2222881B" w14:textId="77777777" w:rsidR="00B220C3" w:rsidRDefault="00B220C3" w:rsidP="00A420FD">
      <w:pPr>
        <w:rPr>
          <w:b/>
          <w:bCs/>
        </w:rPr>
      </w:pPr>
    </w:p>
    <w:p w14:paraId="4168EDB2" w14:textId="7173A27F" w:rsidR="00D325C4" w:rsidRDefault="00D325C4" w:rsidP="00A420FD">
      <w:pPr>
        <w:rPr>
          <w:b/>
          <w:bCs/>
        </w:rPr>
      </w:pPr>
    </w:p>
    <w:p w14:paraId="66D57022" w14:textId="652D8504" w:rsidR="00D325C4" w:rsidRPr="00252FC5" w:rsidDel="00B220C3" w:rsidRDefault="00D325C4" w:rsidP="00A420FD">
      <w:pPr>
        <w:rPr>
          <w:del w:id="15" w:author="Ing Angelo Rodriguez" w:date="2025-07-17T14:38:00Z"/>
          <w:b/>
        </w:rPr>
      </w:pPr>
    </w:p>
    <w:p w14:paraId="111D2DBC" w14:textId="35A1FB6B" w:rsidR="00A420FD" w:rsidRPr="004C60A7" w:rsidDel="00B220C3" w:rsidRDefault="00D325C4" w:rsidP="00A420FD">
      <w:pPr>
        <w:rPr>
          <w:del w:id="16" w:author="Ing Angelo Rodriguez" w:date="2025-07-17T14:38:00Z"/>
          <w:b/>
          <w:lang w:val="en-US"/>
        </w:rPr>
      </w:pPr>
      <w:del w:id="17" w:author="Ing Angelo Rodriguez" w:date="2025-07-17T14:38:00Z">
        <w:r w:rsidRPr="004C60A7" w:rsidDel="00B220C3">
          <w:rPr>
            <w:b/>
            <w:lang w:val="en-US"/>
          </w:rPr>
          <w:delText>GLOSARIO:</w:delText>
        </w:r>
      </w:del>
    </w:p>
    <w:p w14:paraId="7EC78989" w14:textId="0F21EB04" w:rsidR="004C60A7" w:rsidRPr="003A1C64" w:rsidDel="00B220C3" w:rsidRDefault="004C60A7" w:rsidP="004C60A7">
      <w:pPr>
        <w:rPr>
          <w:del w:id="18" w:author="Ing Angelo Rodriguez" w:date="2025-07-17T14:38:00Z"/>
          <w:b/>
          <w:lang w:val="en-US"/>
        </w:rPr>
      </w:pPr>
      <w:del w:id="19" w:author="Ing Angelo Rodriguez" w:date="2025-07-17T14:38:00Z">
        <w:r w:rsidRPr="003A1C64" w:rsidDel="00B220C3">
          <w:rPr>
            <w:b/>
            <w:lang w:val="en-US"/>
          </w:rPr>
          <w:delText xml:space="preserve">Abstraction: </w:delText>
        </w:r>
        <w:r w:rsidRPr="003A1C64" w:rsidDel="00B220C3">
          <w:rPr>
            <w:lang w:val="en-US"/>
          </w:rPr>
          <w:delText>The process of reducing complexity to formulate generalized ideas or concepts, for example reducing a computing problem to its fundamental concepts</w:delText>
        </w:r>
        <w:r w:rsidRPr="003A1C64" w:rsidDel="00B220C3">
          <w:rPr>
            <w:b/>
            <w:lang w:val="en-US"/>
          </w:rPr>
          <w:delText>.</w:delText>
        </w:r>
      </w:del>
    </w:p>
    <w:p w14:paraId="47F45AE9" w14:textId="4C5408DF" w:rsidR="004C60A7" w:rsidRPr="008E68C9" w:rsidDel="00B220C3" w:rsidRDefault="004C60A7" w:rsidP="004C60A7">
      <w:pPr>
        <w:rPr>
          <w:del w:id="20" w:author="Ing Angelo Rodriguez" w:date="2025-07-17T14:38:00Z"/>
          <w:b/>
        </w:rPr>
      </w:pPr>
      <w:del w:id="21" w:author="Ing Angelo Rodriguez" w:date="2025-07-17T14:38:00Z">
        <w:r w:rsidRPr="00893FDC" w:rsidDel="00B220C3">
          <w:rPr>
            <w:b/>
          </w:rPr>
          <w:delText>Álgebra de Boole</w:delText>
        </w:r>
        <w:r w:rsidDel="00B220C3">
          <w:rPr>
            <w:b/>
          </w:rPr>
          <w:delText xml:space="preserve">: </w:delText>
        </w:r>
        <w:r w:rsidRPr="00893FDC" w:rsidDel="00B220C3">
          <w:rPr>
            <w:bCs/>
          </w:rPr>
          <w:delText>Es el modelo matemático soporte de la lógica combinacional.</w:delText>
        </w:r>
      </w:del>
    </w:p>
    <w:p w14:paraId="04506627" w14:textId="4C3A33B9" w:rsidR="004C60A7" w:rsidRPr="003A1C64" w:rsidDel="00B220C3" w:rsidRDefault="004C60A7" w:rsidP="004C60A7">
      <w:pPr>
        <w:rPr>
          <w:del w:id="22" w:author="Ing Angelo Rodriguez" w:date="2025-07-17T14:38:00Z"/>
          <w:b/>
          <w:lang w:val="en-US"/>
        </w:rPr>
      </w:pPr>
      <w:del w:id="23" w:author="Ing Angelo Rodriguez" w:date="2025-07-17T14:38:00Z">
        <w:r w:rsidRPr="003A1C64" w:rsidDel="00B220C3">
          <w:rPr>
            <w:b/>
            <w:lang w:val="en-US"/>
          </w:rPr>
          <w:delText xml:space="preserve">Algorithm: </w:delText>
        </w:r>
        <w:r w:rsidRPr="003A1C64" w:rsidDel="00B220C3">
          <w:rPr>
            <w:lang w:val="en-US"/>
          </w:rPr>
          <w:delText xml:space="preserve">A description of the steps and decisions required to solve a problem. </w:delText>
        </w:r>
      </w:del>
    </w:p>
    <w:p w14:paraId="1B6BA0EA" w14:textId="11AB6B2E" w:rsidR="004C60A7" w:rsidRPr="00C870E1" w:rsidDel="00B220C3" w:rsidRDefault="004C60A7" w:rsidP="004C60A7">
      <w:pPr>
        <w:rPr>
          <w:del w:id="24" w:author="Ing Angelo Rodriguez" w:date="2025-07-17T14:38:00Z"/>
          <w:b/>
          <w:lang w:val="en-US"/>
        </w:rPr>
      </w:pPr>
      <w:del w:id="25" w:author="Ing Angelo Rodriguez" w:date="2025-07-17T14:38:00Z">
        <w:r w:rsidRPr="003A1C64" w:rsidDel="00B220C3">
          <w:rPr>
            <w:b/>
            <w:lang w:val="en-US"/>
          </w:rPr>
          <w:delText>Binary:</w:delText>
        </w:r>
        <w:r w:rsidDel="00B220C3">
          <w:rPr>
            <w:b/>
            <w:lang w:val="en-US"/>
          </w:rPr>
          <w:delText xml:space="preserve"> </w:delText>
        </w:r>
        <w:r w:rsidRPr="003A1C64" w:rsidDel="00B220C3">
          <w:rPr>
            <w:lang w:val="en-US"/>
          </w:rPr>
          <w:delText>The use of two states or permissible values to represent data, such as the on and off position of a light switch or the transistors in a computer silicon chip that can be in either the electrical state of ON or OFF</w:delText>
        </w:r>
        <w:r w:rsidRPr="003A1C64" w:rsidDel="00B220C3">
          <w:rPr>
            <w:b/>
            <w:lang w:val="en-US"/>
          </w:rPr>
          <w:delText>.</w:delText>
        </w:r>
      </w:del>
    </w:p>
    <w:p w14:paraId="0B08F412" w14:textId="68A7BD76" w:rsidR="004C60A7" w:rsidRPr="00066F4D" w:rsidDel="00B220C3" w:rsidRDefault="004C60A7" w:rsidP="004C60A7">
      <w:pPr>
        <w:jc w:val="both"/>
        <w:rPr>
          <w:del w:id="26" w:author="Ing Angelo Rodriguez" w:date="2025-07-17T14:38:00Z"/>
          <w:b/>
          <w:lang w:val="en-US"/>
        </w:rPr>
      </w:pPr>
      <w:del w:id="27" w:author="Ing Angelo Rodriguez" w:date="2025-07-17T14:38:00Z">
        <w:r w:rsidRPr="00066F4D" w:rsidDel="00B220C3">
          <w:rPr>
            <w:b/>
            <w:lang w:val="en-US"/>
          </w:rPr>
          <w:delText xml:space="preserve">Numeric systems: </w:delText>
        </w:r>
        <w:r w:rsidRPr="00066F4D" w:rsidDel="00B220C3">
          <w:rPr>
            <w:bCs/>
            <w:lang w:val="en-US"/>
          </w:rPr>
          <w:delText xml:space="preserve">Number representation method to its analysis and </w:delText>
        </w:r>
        <w:r w:rsidDel="00B220C3">
          <w:rPr>
            <w:bCs/>
            <w:lang w:val="en-US"/>
          </w:rPr>
          <w:delText>e</w:delText>
        </w:r>
        <w:r w:rsidRPr="00066F4D" w:rsidDel="00B220C3">
          <w:rPr>
            <w:bCs/>
            <w:lang w:val="en-US"/>
          </w:rPr>
          <w:delText>xchange.</w:delText>
        </w:r>
      </w:del>
    </w:p>
    <w:p w14:paraId="71881FD1" w14:textId="30BE36F5" w:rsidR="004C60A7" w:rsidDel="00B220C3" w:rsidRDefault="004C60A7" w:rsidP="004C60A7">
      <w:pPr>
        <w:jc w:val="both"/>
        <w:rPr>
          <w:del w:id="28" w:author="Ing Angelo Rodriguez" w:date="2025-07-17T14:38:00Z"/>
          <w:lang w:val="en-US"/>
        </w:rPr>
      </w:pPr>
      <w:del w:id="29" w:author="Ing Angelo Rodriguez" w:date="2025-07-17T14:38:00Z">
        <w:r w:rsidRPr="003A1C64" w:rsidDel="00B220C3">
          <w:rPr>
            <w:b/>
            <w:lang w:val="en-US"/>
          </w:rPr>
          <w:delText xml:space="preserve">Technical protocols: </w:delText>
        </w:r>
        <w:r w:rsidRPr="003A1C64" w:rsidDel="00B220C3">
          <w:rPr>
            <w:lang w:val="en-US"/>
          </w:rPr>
          <w:delText>A set of ‘rules’ or behaviors that involve using technical facilities to support personal safety and security of data, such as activating privacy settings and online filtering features</w:delText>
        </w:r>
      </w:del>
    </w:p>
    <w:p w14:paraId="1A94A633" w14:textId="701C2B47" w:rsidR="00A54423" w:rsidRPr="004C60A7" w:rsidDel="00B220C3" w:rsidRDefault="00A54423">
      <w:pPr>
        <w:rPr>
          <w:del w:id="30" w:author="Ing Angelo Rodriguez" w:date="2025-07-17T14:38:00Z"/>
          <w:lang w:val="en-US"/>
        </w:rPr>
      </w:pPr>
      <w:del w:id="31" w:author="Ing Angelo Rodriguez" w:date="2025-07-17T14:38:00Z">
        <w:r w:rsidRPr="004C60A7" w:rsidDel="00B220C3">
          <w:rPr>
            <w:lang w:val="en-US"/>
          </w:rPr>
          <w:br w:type="page"/>
        </w:r>
      </w:del>
    </w:p>
    <w:p w14:paraId="28BCDB16" w14:textId="6466432A" w:rsidR="008A4D3D" w:rsidRDefault="00A54423">
      <w:r>
        <w:rPr>
          <w:noProof/>
          <w:lang w:eastAsia="es-CO"/>
        </w:rPr>
        <w:drawing>
          <wp:anchor distT="0" distB="0" distL="114300" distR="114300" simplePos="0" relativeHeight="251658246" behindDoc="0" locked="0" layoutInCell="1" allowOverlap="1" wp14:anchorId="537D9E28" wp14:editId="43EEFA46">
            <wp:simplePos x="0" y="0"/>
            <wp:positionH relativeFrom="page">
              <wp:align>left</wp:align>
            </wp:positionH>
            <wp:positionV relativeFrom="paragraph">
              <wp:posOffset>-1271040</wp:posOffset>
            </wp:positionV>
            <wp:extent cx="7786149" cy="10068053"/>
            <wp:effectExtent l="0" t="0" r="571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0580" cy="1007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A4D3D">
      <w:headerReference w:type="default" r:id="rId35"/>
      <w:footerReference w:type="default" r:id="rId3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9879C7" w14:textId="77777777" w:rsidR="004757D8" w:rsidRDefault="004757D8">
      <w:pPr>
        <w:spacing w:after="0" w:line="240" w:lineRule="auto"/>
      </w:pPr>
      <w:r>
        <w:separator/>
      </w:r>
    </w:p>
  </w:endnote>
  <w:endnote w:type="continuationSeparator" w:id="0">
    <w:p w14:paraId="0323B2AB" w14:textId="77777777" w:rsidR="004757D8" w:rsidRDefault="004757D8">
      <w:pPr>
        <w:spacing w:after="0" w:line="240" w:lineRule="auto"/>
      </w:pPr>
      <w:r>
        <w:continuationSeparator/>
      </w:r>
    </w:p>
  </w:endnote>
  <w:endnote w:type="continuationNotice" w:id="1">
    <w:p w14:paraId="45D8BF04" w14:textId="77777777" w:rsidR="004757D8" w:rsidRDefault="004757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859F90" w14:textId="77777777" w:rsidR="005D50F0" w:rsidRPr="007E0027" w:rsidRDefault="00A420FD" w:rsidP="005D50F0">
    <w:pPr>
      <w:pStyle w:val="Piedepgina"/>
      <w:jc w:val="center"/>
      <w:rPr>
        <w:i/>
        <w:color w:val="767171" w:themeColor="background2" w:themeShade="80"/>
        <w:lang w:val="es-ES"/>
      </w:rPr>
    </w:pPr>
    <w:r w:rsidRPr="007E0027">
      <w:rPr>
        <w:i/>
        <w:color w:val="767171" w:themeColor="background2" w:themeShade="80"/>
        <w:lang w:val="es-ES"/>
      </w:rPr>
      <w:t>Dirección Académica –</w:t>
    </w:r>
    <w:r>
      <w:rPr>
        <w:i/>
        <w:color w:val="767171" w:themeColor="background2" w:themeShade="80"/>
        <w:lang w:val="es-ES"/>
      </w:rPr>
      <w:t xml:space="preserve"> </w:t>
    </w:r>
    <w:r w:rsidRPr="007E0027">
      <w:rPr>
        <w:i/>
        <w:color w:val="767171" w:themeColor="background2" w:themeShade="80"/>
        <w:lang w:val="es-ES"/>
      </w:rPr>
      <w:t>Currículo – abril de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2D806C" w14:textId="77777777" w:rsidR="004757D8" w:rsidRDefault="004757D8">
      <w:pPr>
        <w:spacing w:after="0" w:line="240" w:lineRule="auto"/>
      </w:pPr>
      <w:r>
        <w:separator/>
      </w:r>
    </w:p>
  </w:footnote>
  <w:footnote w:type="continuationSeparator" w:id="0">
    <w:p w14:paraId="74EF3DCC" w14:textId="77777777" w:rsidR="004757D8" w:rsidRDefault="004757D8">
      <w:pPr>
        <w:spacing w:after="0" w:line="240" w:lineRule="auto"/>
      </w:pPr>
      <w:r>
        <w:continuationSeparator/>
      </w:r>
    </w:p>
  </w:footnote>
  <w:footnote w:type="continuationNotice" w:id="1">
    <w:p w14:paraId="63594ABD" w14:textId="77777777" w:rsidR="004757D8" w:rsidRDefault="004757D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3AC779" w14:textId="51D35C92" w:rsidR="00DD61FF" w:rsidRDefault="001B509F" w:rsidP="005D50F0">
    <w:pPr>
      <w:pStyle w:val="Encabezado"/>
      <w:jc w:val="center"/>
      <w:rPr>
        <w:b/>
        <w:bCs/>
      </w:rPr>
    </w:pPr>
    <w:r>
      <w:rPr>
        <w:noProof/>
        <w:lang w:eastAsia="es-CO"/>
      </w:rPr>
      <w:drawing>
        <wp:anchor distT="0" distB="0" distL="114300" distR="114300" simplePos="0" relativeHeight="251658241" behindDoc="0" locked="0" layoutInCell="1" allowOverlap="1" wp14:anchorId="271CBBE5" wp14:editId="56091B02">
          <wp:simplePos x="0" y="0"/>
          <wp:positionH relativeFrom="page">
            <wp:align>right</wp:align>
          </wp:positionH>
          <wp:positionV relativeFrom="paragraph">
            <wp:posOffset>-438117</wp:posOffset>
          </wp:positionV>
          <wp:extent cx="7766462" cy="10053200"/>
          <wp:effectExtent l="0" t="0" r="6350" b="5715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6462" cy="1005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516BBF1" w14:textId="77777777" w:rsidR="00DD61FF" w:rsidRDefault="00DD61FF" w:rsidP="005D50F0">
    <w:pPr>
      <w:pStyle w:val="Encabezado"/>
      <w:jc w:val="center"/>
      <w:rPr>
        <w:b/>
        <w:bCs/>
      </w:rPr>
    </w:pPr>
  </w:p>
  <w:p w14:paraId="3C82DB7C" w14:textId="0265DAF8" w:rsidR="00DD61FF" w:rsidRDefault="00DD61FF" w:rsidP="005D50F0">
    <w:pPr>
      <w:pStyle w:val="Encabezado"/>
      <w:jc w:val="center"/>
      <w:rPr>
        <w:b/>
        <w:bCs/>
      </w:rPr>
    </w:pPr>
  </w:p>
  <w:p w14:paraId="318B88F5" w14:textId="03A2D5B0" w:rsidR="005D50F0" w:rsidRDefault="00A420FD" w:rsidP="005D50F0">
    <w:pPr>
      <w:pStyle w:val="Encabezado"/>
      <w:jc w:val="center"/>
      <w:rPr>
        <w:b/>
        <w:bCs/>
      </w:rPr>
    </w:pPr>
    <w:r w:rsidRPr="00D32286">
      <w:rPr>
        <w:b/>
        <w:bCs/>
        <w:noProof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0541001" wp14:editId="0CF285BC">
              <wp:simplePos x="0" y="0"/>
              <wp:positionH relativeFrom="column">
                <wp:posOffset>-481281</wp:posOffset>
              </wp:positionH>
              <wp:positionV relativeFrom="paragraph">
                <wp:posOffset>-139065</wp:posOffset>
              </wp:positionV>
              <wp:extent cx="3070302" cy="387621"/>
              <wp:effectExtent l="0" t="0" r="0" b="0"/>
              <wp:wrapNone/>
              <wp:docPr id="11" name="Título 1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3070302" cy="387621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F23303" w14:textId="405F0E0F" w:rsidR="00DD61FF" w:rsidRPr="00DD61FF" w:rsidRDefault="00A420FD" w:rsidP="005D50F0">
                          <w:pPr>
                            <w:pStyle w:val="NormalWeb"/>
                            <w:spacing w:before="0" w:beforeAutospacing="0" w:after="0" w:afterAutospacing="0" w:line="216" w:lineRule="auto"/>
                            <w:rPr>
                              <w:rFonts w:asciiTheme="minorHAnsi" w:eastAsiaTheme="majorEastAsia" w:hAnsiTheme="minorHAnsi" w:cstheme="minorHAns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</w:pPr>
                          <w:r w:rsidRPr="00D32286">
                            <w:rPr>
                              <w:rFonts w:asciiTheme="minorHAnsi" w:eastAsiaTheme="majorEastAsia" w:hAnsiTheme="minorHAnsi" w:cstheme="minorHAnsi"/>
                              <w:b/>
                              <w:b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 xml:space="preserve">PLANTILLA SYLLABUS </w:t>
                          </w:r>
                          <w:r>
                            <w:rPr>
                              <w:rFonts w:asciiTheme="majorHAnsi" w:eastAsiaTheme="majorEastAsia" w:hAnsi="Calibri Light" w:cstheme="majorBid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br/>
                          </w:r>
                          <w:r w:rsidRPr="00D32286">
                            <w:rPr>
                              <w:rFonts w:asciiTheme="minorHAnsi" w:eastAsiaTheme="majorEastAsia" w:hAnsiTheme="minorHAnsi" w:cstheme="minorHAns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 xml:space="preserve">PROGRAMAS ACADEMICOS UNIPANAMERICANA – V1 </w:t>
                          </w:r>
                        </w:p>
                      </w:txbxContent>
                    </wps:txbx>
                    <wps:bodyPr vert="horz" lIns="91440" tIns="45720" rIns="91440" bIns="45720" rtlCol="0" anchor="b">
                      <a:norm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50541001" id="Título 1" o:spid="_x0000_s1029" style="position:absolute;left:0;text-align:left;margin-left:-37.9pt;margin-top:-10.95pt;width:241.75pt;height:3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" filled="f" stroked="f">
              <o:lock v:ext="edit" grouping="t"/>
              <v:textbox>
                <w:txbxContent>
                  <w:p w14:paraId="09F23303" w14:textId="405F0E0F" w:rsidR="00DD61FF" w:rsidRPr="00DD61FF" w:rsidRDefault="00A420FD" w:rsidP="005D50F0">
                    <w:pPr>
                      <w:pStyle w:val="NormalWeb"/>
                      <w:spacing w:before="0" w:beforeAutospacing="0" w:after="0" w:afterAutospacing="0" w:line="216" w:lineRule="auto"/>
                      <w:rPr>
                        <w:rFonts w:asciiTheme="minorHAnsi" w:eastAsiaTheme="majorEastAsia" w:hAnsiTheme="minorHAnsi" w:cstheme="minorHAnsi"/>
                        <w:color w:val="000000" w:themeColor="text1"/>
                        <w:kern w:val="24"/>
                        <w:sz w:val="18"/>
                        <w:szCs w:val="18"/>
                      </w:rPr>
                    </w:pPr>
                    <w:r w:rsidRPr="00D32286">
                      <w:rPr>
                        <w:rFonts w:asciiTheme="minorHAnsi" w:eastAsiaTheme="majorEastAsia" w:hAnsiTheme="minorHAnsi" w:cstheme="minorHAnsi"/>
                        <w:b/>
                        <w:bCs/>
                        <w:color w:val="000000" w:themeColor="text1"/>
                        <w:kern w:val="24"/>
                        <w:sz w:val="22"/>
                        <w:szCs w:val="22"/>
                      </w:rPr>
                      <w:t xml:space="preserve">PLANTILLA SYLLABUS </w:t>
                    </w:r>
                    <w:r>
                      <w:rPr>
                        <w:rFonts w:asciiTheme="majorHAnsi" w:eastAsiaTheme="majorEastAsia" w:hAnsi="Calibri Light" w:cstheme="majorBidi"/>
                        <w:color w:val="000000" w:themeColor="text1"/>
                        <w:kern w:val="24"/>
                        <w:sz w:val="18"/>
                        <w:szCs w:val="18"/>
                      </w:rPr>
                      <w:br/>
                    </w:r>
                    <w:r w:rsidRPr="00D32286">
                      <w:rPr>
                        <w:rFonts w:asciiTheme="minorHAnsi" w:eastAsiaTheme="majorEastAsia" w:hAnsiTheme="minorHAnsi" w:cstheme="minorHAnsi"/>
                        <w:color w:val="000000" w:themeColor="text1"/>
                        <w:kern w:val="24"/>
                        <w:sz w:val="18"/>
                        <w:szCs w:val="18"/>
                      </w:rPr>
                      <w:t xml:space="preserve">PROGRAMAS ACADEMICOS UNIPANAMERICANA – V1 </w:t>
                    </w:r>
                  </w:p>
                </w:txbxContent>
              </v:textbox>
            </v:rect>
          </w:pict>
        </mc:Fallback>
      </mc:AlternateContent>
    </w:r>
  </w:p>
  <w:p w14:paraId="5111E0CA" w14:textId="77777777" w:rsidR="005D50F0" w:rsidRPr="00FD75AF" w:rsidRDefault="00A420FD" w:rsidP="005D50F0">
    <w:pPr>
      <w:pStyle w:val="Encabezado"/>
      <w:rPr>
        <w:bCs/>
        <w:sz w:val="18"/>
      </w:rPr>
    </w:pPr>
    <w:r w:rsidRPr="00FD75AF">
      <w:rPr>
        <w:bCs/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47FEF"/>
    <w:multiLevelType w:val="hybridMultilevel"/>
    <w:tmpl w:val="8970F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E1204"/>
    <w:multiLevelType w:val="hybridMultilevel"/>
    <w:tmpl w:val="ADA2A0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C2F27"/>
    <w:multiLevelType w:val="hybridMultilevel"/>
    <w:tmpl w:val="392E142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4B78BD"/>
    <w:multiLevelType w:val="hybridMultilevel"/>
    <w:tmpl w:val="DBA6FB78"/>
    <w:lvl w:ilvl="0" w:tplc="B7EA1F1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auto"/>
      </w:rPr>
    </w:lvl>
    <w:lvl w:ilvl="1" w:tplc="D1A65C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F0A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466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8EEA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124E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3AB3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5082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2E5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A25802"/>
    <w:multiLevelType w:val="hybridMultilevel"/>
    <w:tmpl w:val="4300E2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3B6CF4"/>
    <w:multiLevelType w:val="hybridMultilevel"/>
    <w:tmpl w:val="C00E82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D1471F"/>
    <w:multiLevelType w:val="hybridMultilevel"/>
    <w:tmpl w:val="5BC27316"/>
    <w:lvl w:ilvl="0" w:tplc="856C1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18D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8C12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BC0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FE7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B24C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9C8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728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54CB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FA4BCB"/>
    <w:multiLevelType w:val="hybridMultilevel"/>
    <w:tmpl w:val="F8207EC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1823B4"/>
    <w:multiLevelType w:val="hybridMultilevel"/>
    <w:tmpl w:val="D2F45F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85969"/>
    <w:multiLevelType w:val="hybridMultilevel"/>
    <w:tmpl w:val="CDB889A8"/>
    <w:lvl w:ilvl="0" w:tplc="7E96C3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F864C7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AAA2A2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630012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43E304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68A484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7041FE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04C799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24A03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6A40074"/>
    <w:multiLevelType w:val="hybridMultilevel"/>
    <w:tmpl w:val="0026FD1C"/>
    <w:lvl w:ilvl="0" w:tplc="240A000F">
      <w:start w:val="1"/>
      <w:numFmt w:val="decimal"/>
      <w:lvlText w:val="%1."/>
      <w:lvlJc w:val="left"/>
      <w:pPr>
        <w:ind w:left="1734" w:hanging="360"/>
      </w:pPr>
    </w:lvl>
    <w:lvl w:ilvl="1" w:tplc="240A0019" w:tentative="1">
      <w:start w:val="1"/>
      <w:numFmt w:val="lowerLetter"/>
      <w:lvlText w:val="%2."/>
      <w:lvlJc w:val="left"/>
      <w:pPr>
        <w:ind w:left="2454" w:hanging="360"/>
      </w:pPr>
    </w:lvl>
    <w:lvl w:ilvl="2" w:tplc="240A001B" w:tentative="1">
      <w:start w:val="1"/>
      <w:numFmt w:val="lowerRoman"/>
      <w:lvlText w:val="%3."/>
      <w:lvlJc w:val="right"/>
      <w:pPr>
        <w:ind w:left="3174" w:hanging="180"/>
      </w:pPr>
    </w:lvl>
    <w:lvl w:ilvl="3" w:tplc="240A000F" w:tentative="1">
      <w:start w:val="1"/>
      <w:numFmt w:val="decimal"/>
      <w:lvlText w:val="%4."/>
      <w:lvlJc w:val="left"/>
      <w:pPr>
        <w:ind w:left="3894" w:hanging="360"/>
      </w:pPr>
    </w:lvl>
    <w:lvl w:ilvl="4" w:tplc="240A0019" w:tentative="1">
      <w:start w:val="1"/>
      <w:numFmt w:val="lowerLetter"/>
      <w:lvlText w:val="%5."/>
      <w:lvlJc w:val="left"/>
      <w:pPr>
        <w:ind w:left="4614" w:hanging="360"/>
      </w:pPr>
    </w:lvl>
    <w:lvl w:ilvl="5" w:tplc="240A001B" w:tentative="1">
      <w:start w:val="1"/>
      <w:numFmt w:val="lowerRoman"/>
      <w:lvlText w:val="%6."/>
      <w:lvlJc w:val="right"/>
      <w:pPr>
        <w:ind w:left="5334" w:hanging="180"/>
      </w:pPr>
    </w:lvl>
    <w:lvl w:ilvl="6" w:tplc="240A000F" w:tentative="1">
      <w:start w:val="1"/>
      <w:numFmt w:val="decimal"/>
      <w:lvlText w:val="%7."/>
      <w:lvlJc w:val="left"/>
      <w:pPr>
        <w:ind w:left="6054" w:hanging="360"/>
      </w:pPr>
    </w:lvl>
    <w:lvl w:ilvl="7" w:tplc="240A0019" w:tentative="1">
      <w:start w:val="1"/>
      <w:numFmt w:val="lowerLetter"/>
      <w:lvlText w:val="%8."/>
      <w:lvlJc w:val="left"/>
      <w:pPr>
        <w:ind w:left="6774" w:hanging="360"/>
      </w:pPr>
    </w:lvl>
    <w:lvl w:ilvl="8" w:tplc="240A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11" w15:restartNumberingAfterBreak="0">
    <w:nsid w:val="6D99574A"/>
    <w:multiLevelType w:val="multilevel"/>
    <w:tmpl w:val="073036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5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11"/>
  </w:num>
  <w:num w:numId="10">
    <w:abstractNumId w:val="0"/>
  </w:num>
  <w:num w:numId="11">
    <w:abstractNumId w:val="2"/>
  </w:num>
  <w:num w:numId="12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ng Angelo Rodriguez">
    <w15:presenceInfo w15:providerId="Windows Live" w15:userId="b836b97e9e46a9c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0FD"/>
    <w:rsid w:val="0000700C"/>
    <w:rsid w:val="00025540"/>
    <w:rsid w:val="00033313"/>
    <w:rsid w:val="00033A03"/>
    <w:rsid w:val="00047B4E"/>
    <w:rsid w:val="000625FA"/>
    <w:rsid w:val="0009640D"/>
    <w:rsid w:val="000C26E0"/>
    <w:rsid w:val="000E2508"/>
    <w:rsid w:val="000F3432"/>
    <w:rsid w:val="00103F1D"/>
    <w:rsid w:val="001105E7"/>
    <w:rsid w:val="001402FF"/>
    <w:rsid w:val="00147A11"/>
    <w:rsid w:val="001674DE"/>
    <w:rsid w:val="0017692B"/>
    <w:rsid w:val="001829A4"/>
    <w:rsid w:val="00190CFE"/>
    <w:rsid w:val="001A19B3"/>
    <w:rsid w:val="001B0689"/>
    <w:rsid w:val="001B1807"/>
    <w:rsid w:val="001B509F"/>
    <w:rsid w:val="001C0C5D"/>
    <w:rsid w:val="001F679C"/>
    <w:rsid w:val="00200804"/>
    <w:rsid w:val="002033E3"/>
    <w:rsid w:val="00205073"/>
    <w:rsid w:val="00207307"/>
    <w:rsid w:val="0023170B"/>
    <w:rsid w:val="0023314E"/>
    <w:rsid w:val="00234BAF"/>
    <w:rsid w:val="00244047"/>
    <w:rsid w:val="002502C9"/>
    <w:rsid w:val="00252FC5"/>
    <w:rsid w:val="00282A61"/>
    <w:rsid w:val="002B61B5"/>
    <w:rsid w:val="002C6210"/>
    <w:rsid w:val="002D717F"/>
    <w:rsid w:val="002F3670"/>
    <w:rsid w:val="003106D4"/>
    <w:rsid w:val="00315159"/>
    <w:rsid w:val="00332678"/>
    <w:rsid w:val="00333246"/>
    <w:rsid w:val="00347E24"/>
    <w:rsid w:val="00365A4F"/>
    <w:rsid w:val="0037351E"/>
    <w:rsid w:val="00384468"/>
    <w:rsid w:val="00393B4B"/>
    <w:rsid w:val="00393CDB"/>
    <w:rsid w:val="003B335C"/>
    <w:rsid w:val="003E15DB"/>
    <w:rsid w:val="003E6538"/>
    <w:rsid w:val="0040467F"/>
    <w:rsid w:val="0040537D"/>
    <w:rsid w:val="0041120E"/>
    <w:rsid w:val="00424B72"/>
    <w:rsid w:val="00436C97"/>
    <w:rsid w:val="0045545E"/>
    <w:rsid w:val="00463BF2"/>
    <w:rsid w:val="004757D8"/>
    <w:rsid w:val="0048535E"/>
    <w:rsid w:val="00486B77"/>
    <w:rsid w:val="00491ECB"/>
    <w:rsid w:val="004B76C6"/>
    <w:rsid w:val="004C0FA6"/>
    <w:rsid w:val="004C60A7"/>
    <w:rsid w:val="004F0E1B"/>
    <w:rsid w:val="0052104D"/>
    <w:rsid w:val="00525099"/>
    <w:rsid w:val="00530A92"/>
    <w:rsid w:val="0054547A"/>
    <w:rsid w:val="00577892"/>
    <w:rsid w:val="00590A86"/>
    <w:rsid w:val="00591D22"/>
    <w:rsid w:val="005C1E81"/>
    <w:rsid w:val="005C6836"/>
    <w:rsid w:val="005D50F0"/>
    <w:rsid w:val="005E2D50"/>
    <w:rsid w:val="005E71EF"/>
    <w:rsid w:val="005F6853"/>
    <w:rsid w:val="00620734"/>
    <w:rsid w:val="00621C70"/>
    <w:rsid w:val="00636949"/>
    <w:rsid w:val="0064130F"/>
    <w:rsid w:val="00642327"/>
    <w:rsid w:val="00644D76"/>
    <w:rsid w:val="00653DF8"/>
    <w:rsid w:val="00660273"/>
    <w:rsid w:val="00662A7B"/>
    <w:rsid w:val="006630EC"/>
    <w:rsid w:val="00682F13"/>
    <w:rsid w:val="0069227F"/>
    <w:rsid w:val="00694E0E"/>
    <w:rsid w:val="006B19FD"/>
    <w:rsid w:val="006B5164"/>
    <w:rsid w:val="006C25DB"/>
    <w:rsid w:val="006E0267"/>
    <w:rsid w:val="006F3B5A"/>
    <w:rsid w:val="006F7935"/>
    <w:rsid w:val="00705053"/>
    <w:rsid w:val="007104BF"/>
    <w:rsid w:val="00711350"/>
    <w:rsid w:val="007170F2"/>
    <w:rsid w:val="007175B8"/>
    <w:rsid w:val="00723D1E"/>
    <w:rsid w:val="0073495E"/>
    <w:rsid w:val="00735968"/>
    <w:rsid w:val="00737FA8"/>
    <w:rsid w:val="00745608"/>
    <w:rsid w:val="007543BE"/>
    <w:rsid w:val="00767663"/>
    <w:rsid w:val="00784094"/>
    <w:rsid w:val="007865F2"/>
    <w:rsid w:val="00793411"/>
    <w:rsid w:val="0079559D"/>
    <w:rsid w:val="007B5918"/>
    <w:rsid w:val="007F6DAA"/>
    <w:rsid w:val="00812487"/>
    <w:rsid w:val="00843361"/>
    <w:rsid w:val="00846AC8"/>
    <w:rsid w:val="00861A0A"/>
    <w:rsid w:val="00863D89"/>
    <w:rsid w:val="008817BF"/>
    <w:rsid w:val="00882C4B"/>
    <w:rsid w:val="00886341"/>
    <w:rsid w:val="008874AA"/>
    <w:rsid w:val="008A4D3D"/>
    <w:rsid w:val="008B0009"/>
    <w:rsid w:val="008C593B"/>
    <w:rsid w:val="008C5E89"/>
    <w:rsid w:val="008D0F8C"/>
    <w:rsid w:val="008D269D"/>
    <w:rsid w:val="008F39B7"/>
    <w:rsid w:val="00911185"/>
    <w:rsid w:val="00912413"/>
    <w:rsid w:val="00912C5B"/>
    <w:rsid w:val="00937456"/>
    <w:rsid w:val="009601DA"/>
    <w:rsid w:val="009615EC"/>
    <w:rsid w:val="00962988"/>
    <w:rsid w:val="00970749"/>
    <w:rsid w:val="00970947"/>
    <w:rsid w:val="00983269"/>
    <w:rsid w:val="00997BB9"/>
    <w:rsid w:val="009A33C0"/>
    <w:rsid w:val="009A4432"/>
    <w:rsid w:val="009B37FF"/>
    <w:rsid w:val="009B3FA1"/>
    <w:rsid w:val="009C6563"/>
    <w:rsid w:val="009D3B0B"/>
    <w:rsid w:val="00A03A9F"/>
    <w:rsid w:val="00A12100"/>
    <w:rsid w:val="00A36638"/>
    <w:rsid w:val="00A420FD"/>
    <w:rsid w:val="00A50583"/>
    <w:rsid w:val="00A54423"/>
    <w:rsid w:val="00A60500"/>
    <w:rsid w:val="00A60F9F"/>
    <w:rsid w:val="00A63478"/>
    <w:rsid w:val="00A77C53"/>
    <w:rsid w:val="00AA25A3"/>
    <w:rsid w:val="00AA792C"/>
    <w:rsid w:val="00AB37E2"/>
    <w:rsid w:val="00AC015F"/>
    <w:rsid w:val="00AC030A"/>
    <w:rsid w:val="00AD1E93"/>
    <w:rsid w:val="00AE59F7"/>
    <w:rsid w:val="00B017E1"/>
    <w:rsid w:val="00B05F00"/>
    <w:rsid w:val="00B12560"/>
    <w:rsid w:val="00B220C3"/>
    <w:rsid w:val="00B26C19"/>
    <w:rsid w:val="00B356DD"/>
    <w:rsid w:val="00B56532"/>
    <w:rsid w:val="00B628F9"/>
    <w:rsid w:val="00B64BDD"/>
    <w:rsid w:val="00B65305"/>
    <w:rsid w:val="00B7181F"/>
    <w:rsid w:val="00B94E14"/>
    <w:rsid w:val="00BB06E8"/>
    <w:rsid w:val="00BB2554"/>
    <w:rsid w:val="00BB269B"/>
    <w:rsid w:val="00BB2A28"/>
    <w:rsid w:val="00BC1CCE"/>
    <w:rsid w:val="00BC38DA"/>
    <w:rsid w:val="00BC67A7"/>
    <w:rsid w:val="00BD2AD6"/>
    <w:rsid w:val="00BE5C19"/>
    <w:rsid w:val="00C30D96"/>
    <w:rsid w:val="00C4684A"/>
    <w:rsid w:val="00C54DD4"/>
    <w:rsid w:val="00C54E28"/>
    <w:rsid w:val="00C62858"/>
    <w:rsid w:val="00C77BAC"/>
    <w:rsid w:val="00CA1603"/>
    <w:rsid w:val="00CA306C"/>
    <w:rsid w:val="00CB0137"/>
    <w:rsid w:val="00CB332E"/>
    <w:rsid w:val="00CB7C94"/>
    <w:rsid w:val="00CC3342"/>
    <w:rsid w:val="00CC36B6"/>
    <w:rsid w:val="00CE28C5"/>
    <w:rsid w:val="00CE7BBD"/>
    <w:rsid w:val="00D03076"/>
    <w:rsid w:val="00D17A16"/>
    <w:rsid w:val="00D31D4D"/>
    <w:rsid w:val="00D325C4"/>
    <w:rsid w:val="00D3379F"/>
    <w:rsid w:val="00D417D2"/>
    <w:rsid w:val="00D50739"/>
    <w:rsid w:val="00D53639"/>
    <w:rsid w:val="00D6164E"/>
    <w:rsid w:val="00D61A44"/>
    <w:rsid w:val="00D81290"/>
    <w:rsid w:val="00D8293E"/>
    <w:rsid w:val="00D84902"/>
    <w:rsid w:val="00DA421B"/>
    <w:rsid w:val="00DB0C84"/>
    <w:rsid w:val="00DB1BBF"/>
    <w:rsid w:val="00DB4FA2"/>
    <w:rsid w:val="00DD17B4"/>
    <w:rsid w:val="00DD61FF"/>
    <w:rsid w:val="00DE0E2F"/>
    <w:rsid w:val="00E021CE"/>
    <w:rsid w:val="00E16689"/>
    <w:rsid w:val="00E226B0"/>
    <w:rsid w:val="00E2434E"/>
    <w:rsid w:val="00E25194"/>
    <w:rsid w:val="00E332E2"/>
    <w:rsid w:val="00E416E0"/>
    <w:rsid w:val="00E46E9E"/>
    <w:rsid w:val="00E5557F"/>
    <w:rsid w:val="00E62E3A"/>
    <w:rsid w:val="00E658A9"/>
    <w:rsid w:val="00E735D4"/>
    <w:rsid w:val="00E763D1"/>
    <w:rsid w:val="00E777DE"/>
    <w:rsid w:val="00E82D88"/>
    <w:rsid w:val="00E85353"/>
    <w:rsid w:val="00EB5120"/>
    <w:rsid w:val="00EB68A6"/>
    <w:rsid w:val="00EC0C4E"/>
    <w:rsid w:val="00EC5C3A"/>
    <w:rsid w:val="00EC5F61"/>
    <w:rsid w:val="00EE2366"/>
    <w:rsid w:val="00EE2503"/>
    <w:rsid w:val="00EF38CB"/>
    <w:rsid w:val="00EF4A4F"/>
    <w:rsid w:val="00F00593"/>
    <w:rsid w:val="00F426A8"/>
    <w:rsid w:val="00F44AD8"/>
    <w:rsid w:val="00F61E67"/>
    <w:rsid w:val="00F62E3F"/>
    <w:rsid w:val="00F678C9"/>
    <w:rsid w:val="00F67CB5"/>
    <w:rsid w:val="00F75C46"/>
    <w:rsid w:val="00F959CA"/>
    <w:rsid w:val="00FA0014"/>
    <w:rsid w:val="00FB0886"/>
    <w:rsid w:val="00FC3A9D"/>
    <w:rsid w:val="00FD41BC"/>
    <w:rsid w:val="02667372"/>
    <w:rsid w:val="072DEC91"/>
    <w:rsid w:val="07B6676A"/>
    <w:rsid w:val="080823E8"/>
    <w:rsid w:val="083A998C"/>
    <w:rsid w:val="086852D6"/>
    <w:rsid w:val="09A732DB"/>
    <w:rsid w:val="0A6C9D07"/>
    <w:rsid w:val="0A837912"/>
    <w:rsid w:val="0DA704C6"/>
    <w:rsid w:val="0E8F9D35"/>
    <w:rsid w:val="1032C149"/>
    <w:rsid w:val="105631A7"/>
    <w:rsid w:val="10D4A43D"/>
    <w:rsid w:val="11B928D1"/>
    <w:rsid w:val="11C13515"/>
    <w:rsid w:val="12A13EBA"/>
    <w:rsid w:val="149019B3"/>
    <w:rsid w:val="1491D25A"/>
    <w:rsid w:val="14C56128"/>
    <w:rsid w:val="14ED0A0F"/>
    <w:rsid w:val="1A398848"/>
    <w:rsid w:val="1B48D6F5"/>
    <w:rsid w:val="21A975C8"/>
    <w:rsid w:val="22E7E488"/>
    <w:rsid w:val="2303F5BB"/>
    <w:rsid w:val="2499C521"/>
    <w:rsid w:val="2572EF01"/>
    <w:rsid w:val="26E69B60"/>
    <w:rsid w:val="27C93439"/>
    <w:rsid w:val="286A3736"/>
    <w:rsid w:val="29A858C5"/>
    <w:rsid w:val="29BC7A80"/>
    <w:rsid w:val="2A272FA2"/>
    <w:rsid w:val="2C725C86"/>
    <w:rsid w:val="2E9DB5A3"/>
    <w:rsid w:val="2ED978BA"/>
    <w:rsid w:val="2FD768D8"/>
    <w:rsid w:val="305C20BE"/>
    <w:rsid w:val="3254E17B"/>
    <w:rsid w:val="32B3A469"/>
    <w:rsid w:val="39172D97"/>
    <w:rsid w:val="3D3AA3C6"/>
    <w:rsid w:val="41837A8F"/>
    <w:rsid w:val="43B1D2D0"/>
    <w:rsid w:val="4956786C"/>
    <w:rsid w:val="4A211454"/>
    <w:rsid w:val="4F78189C"/>
    <w:rsid w:val="506E7A2B"/>
    <w:rsid w:val="509DCC9C"/>
    <w:rsid w:val="534DFD6D"/>
    <w:rsid w:val="56AFD8F6"/>
    <w:rsid w:val="58325955"/>
    <w:rsid w:val="5A966C93"/>
    <w:rsid w:val="5BAA9D89"/>
    <w:rsid w:val="5E1DEEBB"/>
    <w:rsid w:val="5EC5A816"/>
    <w:rsid w:val="601B1C14"/>
    <w:rsid w:val="62310F2C"/>
    <w:rsid w:val="67DB90E8"/>
    <w:rsid w:val="689B87B7"/>
    <w:rsid w:val="6AA072AA"/>
    <w:rsid w:val="6B42CF2B"/>
    <w:rsid w:val="6B961478"/>
    <w:rsid w:val="6EEDAB1E"/>
    <w:rsid w:val="6F32AB37"/>
    <w:rsid w:val="73250E4F"/>
    <w:rsid w:val="73362CF0"/>
    <w:rsid w:val="78318976"/>
    <w:rsid w:val="7897AF3E"/>
    <w:rsid w:val="7A4626CF"/>
    <w:rsid w:val="7F50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D8F286"/>
  <w15:chartTrackingRefBased/>
  <w15:docId w15:val="{D8DB59B8-489D-4A11-95B8-548626CE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20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A420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A420FD"/>
  </w:style>
  <w:style w:type="paragraph" w:styleId="Piedepgina">
    <w:name w:val="footer"/>
    <w:basedOn w:val="Normal"/>
    <w:link w:val="PiedepginaCar"/>
    <w:uiPriority w:val="99"/>
    <w:unhideWhenUsed/>
    <w:rsid w:val="00A420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20FD"/>
  </w:style>
  <w:style w:type="table" w:styleId="Tablaconcuadrcula">
    <w:name w:val="Table Grid"/>
    <w:basedOn w:val="Tablanormal"/>
    <w:uiPriority w:val="39"/>
    <w:rsid w:val="00A4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420FD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A420FD"/>
    <w:rPr>
      <w:color w:val="808080"/>
    </w:rPr>
  </w:style>
  <w:style w:type="table" w:styleId="Listaclara-nfasis6">
    <w:name w:val="Light List Accent 6"/>
    <w:basedOn w:val="Tablanormal"/>
    <w:uiPriority w:val="61"/>
    <w:rsid w:val="00A420FD"/>
    <w:pPr>
      <w:spacing w:after="0" w:line="240" w:lineRule="auto"/>
      <w:jc w:val="both"/>
    </w:pPr>
    <w:rPr>
      <w:rFonts w:eastAsiaTheme="minorEastAsia"/>
      <w:sz w:val="20"/>
      <w:szCs w:val="20"/>
      <w:lang w:val="es-ES_tradnl" w:eastAsia="es-E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A420F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420F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1402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402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402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02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02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402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02FF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46AC8"/>
    <w:rPr>
      <w:color w:val="605E5C"/>
      <w:shd w:val="clear" w:color="auto" w:fill="E1DFDD"/>
    </w:rPr>
  </w:style>
  <w:style w:type="paragraph" w:styleId="Sinespaciado">
    <w:name w:val="No Spacing"/>
    <w:basedOn w:val="Normal"/>
    <w:link w:val="SinespaciadoCar"/>
    <w:uiPriority w:val="1"/>
    <w:qFormat/>
    <w:rsid w:val="00711350"/>
    <w:pPr>
      <w:spacing w:after="0" w:line="240" w:lineRule="auto"/>
      <w:jc w:val="both"/>
    </w:pPr>
    <w:rPr>
      <w:rFonts w:eastAsiaTheme="minorEastAsia"/>
      <w:sz w:val="20"/>
      <w:szCs w:val="20"/>
      <w:lang w:val="es-ES_tradnl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11350"/>
    <w:rPr>
      <w:rFonts w:eastAsiaTheme="minorEastAsia"/>
      <w:sz w:val="20"/>
      <w:szCs w:val="20"/>
      <w:lang w:val="es-ES_tradnl" w:eastAsia="es-ES"/>
    </w:rPr>
  </w:style>
  <w:style w:type="paragraph" w:customStyle="1" w:styleId="paragraph">
    <w:name w:val="paragraph"/>
    <w:basedOn w:val="Normal"/>
    <w:rsid w:val="00784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customStyle="1" w:styleId="normaltextrun">
    <w:name w:val="normaltextrun"/>
    <w:basedOn w:val="Fuentedeprrafopredeter"/>
    <w:rsid w:val="00784094"/>
  </w:style>
  <w:style w:type="character" w:styleId="nfasis">
    <w:name w:val="Emphasis"/>
    <w:basedOn w:val="Fuentedeprrafopredeter"/>
    <w:uiPriority w:val="20"/>
    <w:qFormat/>
    <w:rsid w:val="004C0FA6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E763D1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D325C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Revisin">
    <w:name w:val="Revision"/>
    <w:hidden/>
    <w:uiPriority w:val="99"/>
    <w:semiHidden/>
    <w:rsid w:val="001674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7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1.xml"/><Relationship Id="rId18" Type="http://schemas.openxmlformats.org/officeDocument/2006/relationships/hyperlink" Target="https://unipanamericanaeduco.sharepoint.com/Portal%20MiPana/SitePages/Informacion%20de%20Interes.aspx" TargetMode="External"/><Relationship Id="rId26" Type="http://schemas.openxmlformats.org/officeDocument/2006/relationships/hyperlink" Target="https://login.ucompensar.basesdedatosezproxy.com/menu" TargetMode="External"/><Relationship Id="rId39" Type="http://schemas.openxmlformats.org/officeDocument/2006/relationships/glossaryDocument" Target="glossary/document.xml"/><Relationship Id="rId21" Type="http://schemas.openxmlformats.org/officeDocument/2006/relationships/hyperlink" Target="https://unipanamericanaeduco.sharepoint.com/Portal%20MiPana/SitePages/Informacion%20de%20Interes.aspx" TargetMode="External"/><Relationship Id="rId34" Type="http://schemas.openxmlformats.org/officeDocument/2006/relationships/image" Target="media/image3.png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17" Type="http://schemas.microsoft.com/office/2007/relationships/diagramDrawing" Target="diagrams/drawing1.xml"/><Relationship Id="rId25" Type="http://schemas.openxmlformats.org/officeDocument/2006/relationships/hyperlink" Target="https://unipanamericanaeduco.sharepoint.com/Portal%20MiPana/SitePages/Colecciones.aspx" TargetMode="External"/><Relationship Id="rId33" Type="http://schemas.openxmlformats.org/officeDocument/2006/relationships/hyperlink" Target="https://ieeexplore.ieee.org/abstract/document/500200" TargetMode="External"/><Relationship Id="rId38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hyperlink" Target="https://unipanamericanaeduco.sharepoint.com/Portal%20MiPana/SitePages/Informacion%20de%20Interes.aspx" TargetMode="External"/><Relationship Id="rId29" Type="http://schemas.openxmlformats.org/officeDocument/2006/relationships/hyperlink" Target="https://www-alphaeditorialcloud-com.ucompensar.basesdedatosezproxy.com/library/search/fpga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s://repositoriocrai.ucompensar.edu.co/" TargetMode="External"/><Relationship Id="rId32" Type="http://schemas.openxmlformats.org/officeDocument/2006/relationships/hyperlink" Target="https://ocw.mit.edu/courses/electrical-engineering-and-computer-science/6-111-introductory-digital-systems-laboratory-spring-2006/index.htm" TargetMode="External"/><Relationship Id="rId37" Type="http://schemas.openxmlformats.org/officeDocument/2006/relationships/fontTable" Target="fontTable.xml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diagramQuickStyle" Target="diagrams/quickStyle1.xml"/><Relationship Id="rId23" Type="http://schemas.openxmlformats.org/officeDocument/2006/relationships/hyperlink" Target="https://biblioteca.ucompensar.edu.co/cgi-bin/koha/opac-detail.pl?biblionumber=12590&amp;query_desc=administraci%C3%B3n%20de%20empresas" TargetMode="External"/><Relationship Id="rId28" Type="http://schemas.openxmlformats.org/officeDocument/2006/relationships/hyperlink" Target="https://es-pdfdrive-com.ucompensar.basesdedatosezproxy.com/fundamentos-de-sistemas-digitales-floyd-9ed-e147380731.html" TargetMode="External"/><Relationship Id="rId36" Type="http://schemas.openxmlformats.org/officeDocument/2006/relationships/footer" Target="footer1.xml"/><Relationship Id="rId10" Type="http://schemas.openxmlformats.org/officeDocument/2006/relationships/image" Target="media/image1.jpeg"/><Relationship Id="rId19" Type="http://schemas.openxmlformats.org/officeDocument/2006/relationships/hyperlink" Target="https://unipanamericanaeduco.sharepoint.com/Portal%20MiPana/SitePages/Informacion%20de%20Interes.aspx" TargetMode="External"/><Relationship Id="rId31" Type="http://schemas.openxmlformats.org/officeDocument/2006/relationships/hyperlink" Target="https://elibro-net.ucompensar.basesdedatosezproxy.com/es/ereader/ucompensarenglish/141328?page=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diagramLayout" Target="diagrams/layout1.xml"/><Relationship Id="rId22" Type="http://schemas.openxmlformats.org/officeDocument/2006/relationships/hyperlink" Target="https://biblioteca.ucompensar.edu.co/" TargetMode="External"/><Relationship Id="rId27" Type="http://schemas.openxmlformats.org/officeDocument/2006/relationships/hyperlink" Target="https://es-pdfdrive-com.ucompensar.basesdedatosezproxy.com/aut%C3%B3matas-programables-y-sistemas-de-automatizaci%C3%B3n-e187969762.html" TargetMode="External"/><Relationship Id="rId30" Type="http://schemas.openxmlformats.org/officeDocument/2006/relationships/hyperlink" Target="https://elibro-net.ucompensar.basesdedatosezproxy.com/es/lc/ucompensarenglish/titulos/140766" TargetMode="External"/><Relationship Id="rId35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E1B371D-F429-4C1A-9057-85DC424AB51B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A4EEFC09-29A6-4AC9-ADD6-6E3D00B689FE}">
      <dgm:prSet phldrT="[Texto]"/>
      <dgm:spPr/>
      <dgm:t>
        <a:bodyPr/>
        <a:lstStyle/>
        <a:p>
          <a:pPr algn="ctr"/>
          <a:r>
            <a:rPr lang="es-CO" dirty="0"/>
            <a:t>Sistemas Digitales</a:t>
          </a:r>
        </a:p>
      </dgm:t>
    </dgm:pt>
    <dgm:pt modelId="{E292016E-A8B3-4161-BE3A-BC1D6B7A3C9F}" type="parTrans" cxnId="{6A8B90A6-E750-4EDD-B3EE-B7FD694DF2BF}">
      <dgm:prSet/>
      <dgm:spPr/>
      <dgm:t>
        <a:bodyPr/>
        <a:lstStyle/>
        <a:p>
          <a:pPr algn="ctr"/>
          <a:endParaRPr lang="es-CO"/>
        </a:p>
      </dgm:t>
    </dgm:pt>
    <dgm:pt modelId="{9B43239C-99E6-4440-83C6-2206D2524D4F}" type="sibTrans" cxnId="{6A8B90A6-E750-4EDD-B3EE-B7FD694DF2BF}">
      <dgm:prSet/>
      <dgm:spPr/>
      <dgm:t>
        <a:bodyPr/>
        <a:lstStyle/>
        <a:p>
          <a:pPr algn="ctr"/>
          <a:endParaRPr lang="es-CO"/>
        </a:p>
      </dgm:t>
    </dgm:pt>
    <dgm:pt modelId="{0CF50144-2FF4-40C4-9316-30D6C100994A}">
      <dgm:prSet phldrT="[Texto]"/>
      <dgm:spPr/>
      <dgm:t>
        <a:bodyPr/>
        <a:lstStyle/>
        <a:p>
          <a:pPr algn="ctr"/>
          <a:r>
            <a:rPr lang="es-CO" dirty="0"/>
            <a:t>Compuertas digitales</a:t>
          </a:r>
        </a:p>
      </dgm:t>
    </dgm:pt>
    <dgm:pt modelId="{338DD030-9382-4C21-965C-562BCBBF31B6}" type="parTrans" cxnId="{7F2C234F-6E1E-48BF-BE58-EA670DDA5565}">
      <dgm:prSet/>
      <dgm:spPr/>
      <dgm:t>
        <a:bodyPr/>
        <a:lstStyle/>
        <a:p>
          <a:pPr algn="ctr"/>
          <a:endParaRPr lang="es-CO"/>
        </a:p>
      </dgm:t>
    </dgm:pt>
    <dgm:pt modelId="{1C7C3DBA-E1DA-4F93-9866-326025D6839F}" type="sibTrans" cxnId="{7F2C234F-6E1E-48BF-BE58-EA670DDA5565}">
      <dgm:prSet/>
      <dgm:spPr/>
      <dgm:t>
        <a:bodyPr/>
        <a:lstStyle/>
        <a:p>
          <a:pPr algn="ctr"/>
          <a:endParaRPr lang="es-CO"/>
        </a:p>
      </dgm:t>
    </dgm:pt>
    <dgm:pt modelId="{831A1F8D-6ECE-47EB-A35F-C3216108ECB2}">
      <dgm:prSet phldrT="[Texto]"/>
      <dgm:spPr/>
      <dgm:t>
        <a:bodyPr/>
        <a:lstStyle/>
        <a:p>
          <a:pPr algn="ctr"/>
          <a:r>
            <a:rPr lang="es-CO" dirty="0"/>
            <a:t>Algebra booleana y mapas de karnaught</a:t>
          </a:r>
        </a:p>
      </dgm:t>
    </dgm:pt>
    <dgm:pt modelId="{B7AA7E8A-A8E7-4385-BC02-322C7D14A4D6}" type="parTrans" cxnId="{27092BFB-8D31-461B-897C-2DB02D458C05}">
      <dgm:prSet/>
      <dgm:spPr/>
      <dgm:t>
        <a:bodyPr/>
        <a:lstStyle/>
        <a:p>
          <a:pPr algn="ctr"/>
          <a:endParaRPr lang="es-CO"/>
        </a:p>
      </dgm:t>
    </dgm:pt>
    <dgm:pt modelId="{8BDF9B90-1679-470A-AB05-5F77FD7E7C20}" type="sibTrans" cxnId="{27092BFB-8D31-461B-897C-2DB02D458C05}">
      <dgm:prSet/>
      <dgm:spPr/>
      <dgm:t>
        <a:bodyPr/>
        <a:lstStyle/>
        <a:p>
          <a:pPr algn="ctr"/>
          <a:endParaRPr lang="es-CO"/>
        </a:p>
      </dgm:t>
    </dgm:pt>
    <dgm:pt modelId="{DC87C6F7-2230-4616-A048-B52CF746B139}">
      <dgm:prSet phldrT="[Texto]"/>
      <dgm:spPr/>
      <dgm:t>
        <a:bodyPr/>
        <a:lstStyle/>
        <a:p>
          <a:pPr algn="ctr"/>
          <a:r>
            <a:rPr lang="es-MX" b="0" i="0" u="none" dirty="0"/>
            <a:t>Fundamentos de sistemas digitales y logica binaria</a:t>
          </a:r>
          <a:endParaRPr lang="es-CO" dirty="0"/>
        </a:p>
      </dgm:t>
    </dgm:pt>
    <dgm:pt modelId="{B5D13530-A86C-4AE9-AA52-B5AE819C75F8}" type="parTrans" cxnId="{04454BBC-AA90-4127-93FE-D07929768187}">
      <dgm:prSet/>
      <dgm:spPr/>
      <dgm:t>
        <a:bodyPr/>
        <a:lstStyle/>
        <a:p>
          <a:pPr algn="ctr"/>
          <a:endParaRPr lang="es-CO"/>
        </a:p>
      </dgm:t>
    </dgm:pt>
    <dgm:pt modelId="{380E520D-076D-4816-901E-3434A1B7611E}" type="sibTrans" cxnId="{04454BBC-AA90-4127-93FE-D07929768187}">
      <dgm:prSet/>
      <dgm:spPr/>
      <dgm:t>
        <a:bodyPr/>
        <a:lstStyle/>
        <a:p>
          <a:pPr algn="ctr"/>
          <a:endParaRPr lang="es-CO"/>
        </a:p>
      </dgm:t>
    </dgm:pt>
    <dgm:pt modelId="{3E7FC8A0-0A09-4769-9A8D-ACDE06C6FB1D}">
      <dgm:prSet phldrT="[Texto]"/>
      <dgm:spPr/>
      <dgm:t>
        <a:bodyPr/>
        <a:lstStyle/>
        <a:p>
          <a:pPr algn="ctr"/>
          <a:r>
            <a:rPr lang="es-CO" dirty="0"/>
            <a:t>Circuitos logicos cableados y CPLD PSOC FPGA y/o Microcontroladores</a:t>
          </a:r>
        </a:p>
      </dgm:t>
    </dgm:pt>
    <dgm:pt modelId="{7AAABFDD-135C-49A7-B551-53F32CF5EF27}" type="parTrans" cxnId="{8E708819-54DC-4E5D-B49D-966BCF0105D7}">
      <dgm:prSet/>
      <dgm:spPr/>
      <dgm:t>
        <a:bodyPr/>
        <a:lstStyle/>
        <a:p>
          <a:pPr algn="ctr"/>
          <a:endParaRPr lang="es-CO"/>
        </a:p>
      </dgm:t>
    </dgm:pt>
    <dgm:pt modelId="{348A8937-DE76-4DB7-AE03-B69CB190C1BC}" type="sibTrans" cxnId="{8E708819-54DC-4E5D-B49D-966BCF0105D7}">
      <dgm:prSet/>
      <dgm:spPr/>
      <dgm:t>
        <a:bodyPr/>
        <a:lstStyle/>
        <a:p>
          <a:pPr algn="ctr"/>
          <a:endParaRPr lang="es-CO"/>
        </a:p>
      </dgm:t>
    </dgm:pt>
    <dgm:pt modelId="{E3EDC961-6E8D-4FA7-ADEF-1EBA9FE42A78}">
      <dgm:prSet/>
      <dgm:spPr/>
      <dgm:t>
        <a:bodyPr/>
        <a:lstStyle/>
        <a:p>
          <a:pPr algn="ctr"/>
          <a:r>
            <a:rPr lang="es-CO" dirty="0"/>
            <a:t>Flip flops, circuitos secuenciales</a:t>
          </a:r>
        </a:p>
      </dgm:t>
    </dgm:pt>
    <dgm:pt modelId="{BEE919CC-B3F4-4B79-B286-D745FE4D6131}" type="parTrans" cxnId="{CFCE7CB3-F1F0-4727-AE54-06A085F7E8CA}">
      <dgm:prSet/>
      <dgm:spPr/>
      <dgm:t>
        <a:bodyPr/>
        <a:lstStyle/>
        <a:p>
          <a:pPr algn="ctr"/>
          <a:endParaRPr lang="es-CO"/>
        </a:p>
      </dgm:t>
    </dgm:pt>
    <dgm:pt modelId="{C92D9BE3-3FA2-4A79-90B5-CCBC5D292E90}" type="sibTrans" cxnId="{CFCE7CB3-F1F0-4727-AE54-06A085F7E8CA}">
      <dgm:prSet/>
      <dgm:spPr/>
      <dgm:t>
        <a:bodyPr/>
        <a:lstStyle/>
        <a:p>
          <a:pPr algn="ctr"/>
          <a:endParaRPr lang="es-CO"/>
        </a:p>
      </dgm:t>
    </dgm:pt>
    <dgm:pt modelId="{315E5632-9778-42FD-B65A-9F376649F93B}">
      <dgm:prSet/>
      <dgm:spPr/>
      <dgm:t>
        <a:bodyPr/>
        <a:lstStyle/>
        <a:p>
          <a:pPr algn="ctr"/>
          <a:r>
            <a:rPr lang="es-CO" dirty="0"/>
            <a:t>Máquinas sincronicas y maquinas de estado</a:t>
          </a:r>
        </a:p>
      </dgm:t>
    </dgm:pt>
    <dgm:pt modelId="{928BC48A-0622-4B0F-87BA-5C2E3F92BFA8}" type="parTrans" cxnId="{20D0F089-DF93-4C3D-AA58-973644F8B452}">
      <dgm:prSet/>
      <dgm:spPr/>
      <dgm:t>
        <a:bodyPr/>
        <a:lstStyle/>
        <a:p>
          <a:pPr algn="ctr"/>
          <a:endParaRPr lang="es-CO"/>
        </a:p>
      </dgm:t>
    </dgm:pt>
    <dgm:pt modelId="{1F26003D-A9C6-4588-BD6D-4B4FB4422A8C}" type="sibTrans" cxnId="{20D0F089-DF93-4C3D-AA58-973644F8B452}">
      <dgm:prSet/>
      <dgm:spPr/>
      <dgm:t>
        <a:bodyPr/>
        <a:lstStyle/>
        <a:p>
          <a:pPr algn="ctr"/>
          <a:endParaRPr lang="es-CO"/>
        </a:p>
      </dgm:t>
    </dgm:pt>
    <dgm:pt modelId="{4DD8320B-72A3-4376-937B-1312ABE3D389}">
      <dgm:prSet/>
      <dgm:spPr/>
      <dgm:t>
        <a:bodyPr/>
        <a:lstStyle/>
        <a:p>
          <a:pPr algn="ctr"/>
          <a:r>
            <a:rPr lang="es-CO" dirty="0"/>
            <a:t>Aplicaciones de sistemas digitales y proyecto final.</a:t>
          </a:r>
        </a:p>
      </dgm:t>
    </dgm:pt>
    <dgm:pt modelId="{7CAF6B4D-78FE-441C-B541-9F8F4569118D}" type="parTrans" cxnId="{31C13A0C-8894-4BA6-9076-947AC3E47BC1}">
      <dgm:prSet/>
      <dgm:spPr/>
      <dgm:t>
        <a:bodyPr/>
        <a:lstStyle/>
        <a:p>
          <a:pPr algn="ctr"/>
          <a:endParaRPr lang="es-CO"/>
        </a:p>
      </dgm:t>
    </dgm:pt>
    <dgm:pt modelId="{805B2A44-BA86-428D-AA37-D18BD0E595A1}" type="sibTrans" cxnId="{31C13A0C-8894-4BA6-9076-947AC3E47BC1}">
      <dgm:prSet/>
      <dgm:spPr/>
      <dgm:t>
        <a:bodyPr/>
        <a:lstStyle/>
        <a:p>
          <a:pPr algn="ctr"/>
          <a:endParaRPr lang="es-CO"/>
        </a:p>
      </dgm:t>
    </dgm:pt>
    <dgm:pt modelId="{43C52038-84AF-49A2-A6AA-3A9D02B1C9C4}">
      <dgm:prSet/>
      <dgm:spPr/>
      <dgm:t>
        <a:bodyPr/>
        <a:lstStyle/>
        <a:p>
          <a:pPr algn="ctr"/>
          <a:r>
            <a:rPr lang="es-MX" b="1" i="0" u="none" dirty="0"/>
            <a:t>Circuitos Logicos combinacionales</a:t>
          </a:r>
          <a:endParaRPr lang="es-MX" dirty="0"/>
        </a:p>
      </dgm:t>
    </dgm:pt>
    <dgm:pt modelId="{ACF4D7C5-E61D-40D1-857C-DE53439FC1C3}" type="parTrans" cxnId="{8A7D5364-9FF9-42B9-80AD-BF8A449ECDD5}">
      <dgm:prSet/>
      <dgm:spPr/>
      <dgm:t>
        <a:bodyPr/>
        <a:lstStyle/>
        <a:p>
          <a:pPr algn="ctr"/>
          <a:endParaRPr lang="es-CO"/>
        </a:p>
      </dgm:t>
    </dgm:pt>
    <dgm:pt modelId="{6F6D1DE7-122C-4AAA-AD8E-EED82E65E400}" type="sibTrans" cxnId="{8A7D5364-9FF9-42B9-80AD-BF8A449ECDD5}">
      <dgm:prSet/>
      <dgm:spPr/>
      <dgm:t>
        <a:bodyPr/>
        <a:lstStyle/>
        <a:p>
          <a:pPr algn="ctr"/>
          <a:endParaRPr lang="es-CO"/>
        </a:p>
      </dgm:t>
    </dgm:pt>
    <dgm:pt modelId="{9E07B628-3275-4939-9BEC-B21FC9FEF2D1}" type="pres">
      <dgm:prSet presAssocID="{9E1B371D-F429-4C1A-9057-85DC424AB51B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es-ES"/>
        </a:p>
      </dgm:t>
    </dgm:pt>
    <dgm:pt modelId="{E9C15D92-DC6A-4A1E-8100-5F3AFFA44721}" type="pres">
      <dgm:prSet presAssocID="{9E1B371D-F429-4C1A-9057-85DC424AB51B}" presName="hierFlow" presStyleCnt="0"/>
      <dgm:spPr/>
    </dgm:pt>
    <dgm:pt modelId="{35D58FDD-AADD-4B95-8CCD-E56D9075C5C3}" type="pres">
      <dgm:prSet presAssocID="{9E1B371D-F429-4C1A-9057-85DC424AB51B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01D8D9AA-D2D0-4D02-81E4-C0D3BAECD017}" type="pres">
      <dgm:prSet presAssocID="{A4EEFC09-29A6-4AC9-ADD6-6E3D00B689FE}" presName="Name14" presStyleCnt="0"/>
      <dgm:spPr/>
    </dgm:pt>
    <dgm:pt modelId="{D640BE23-B8E5-4937-A364-140053DD9DA0}" type="pres">
      <dgm:prSet presAssocID="{A4EEFC09-29A6-4AC9-ADD6-6E3D00B689FE}" presName="level1Shap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BDFF5D21-D949-4A5A-A730-B30A95550CF4}" type="pres">
      <dgm:prSet presAssocID="{A4EEFC09-29A6-4AC9-ADD6-6E3D00B689FE}" presName="hierChild2" presStyleCnt="0"/>
      <dgm:spPr/>
    </dgm:pt>
    <dgm:pt modelId="{21176C0B-04F4-4443-8A1A-108B7D8E57A3}" type="pres">
      <dgm:prSet presAssocID="{338DD030-9382-4C21-965C-562BCBBF31B6}" presName="Name19" presStyleLbl="parChTrans1D2" presStyleIdx="0" presStyleCnt="2"/>
      <dgm:spPr/>
      <dgm:t>
        <a:bodyPr/>
        <a:lstStyle/>
        <a:p>
          <a:endParaRPr lang="es-ES"/>
        </a:p>
      </dgm:t>
    </dgm:pt>
    <dgm:pt modelId="{13A30FED-D1CD-4CE3-9EB2-0DEFFB64C8EB}" type="pres">
      <dgm:prSet presAssocID="{0CF50144-2FF4-40C4-9316-30D6C100994A}" presName="Name21" presStyleCnt="0"/>
      <dgm:spPr/>
    </dgm:pt>
    <dgm:pt modelId="{6C91BB51-8AD0-45C1-8B0F-C24C897FB0E9}" type="pres">
      <dgm:prSet presAssocID="{0CF50144-2FF4-40C4-9316-30D6C100994A}" presName="level2Shape" presStyleLbl="node2" presStyleIdx="0" presStyleCnt="2"/>
      <dgm:spPr/>
      <dgm:t>
        <a:bodyPr/>
        <a:lstStyle/>
        <a:p>
          <a:endParaRPr lang="es-ES"/>
        </a:p>
      </dgm:t>
    </dgm:pt>
    <dgm:pt modelId="{80D6BEFD-8D51-484D-B7E0-D200EC7EDFC6}" type="pres">
      <dgm:prSet presAssocID="{0CF50144-2FF4-40C4-9316-30D6C100994A}" presName="hierChild3" presStyleCnt="0"/>
      <dgm:spPr/>
    </dgm:pt>
    <dgm:pt modelId="{0562419B-F5A3-4FA6-8622-8162CA041F03}" type="pres">
      <dgm:prSet presAssocID="{B7AA7E8A-A8E7-4385-BC02-322C7D14A4D6}" presName="Name19" presStyleLbl="parChTrans1D3" presStyleIdx="0" presStyleCnt="3"/>
      <dgm:spPr/>
      <dgm:t>
        <a:bodyPr/>
        <a:lstStyle/>
        <a:p>
          <a:endParaRPr lang="es-ES"/>
        </a:p>
      </dgm:t>
    </dgm:pt>
    <dgm:pt modelId="{A40F1144-CD71-4322-8702-A480EB995B5A}" type="pres">
      <dgm:prSet presAssocID="{831A1F8D-6ECE-47EB-A35F-C3216108ECB2}" presName="Name21" presStyleCnt="0"/>
      <dgm:spPr/>
    </dgm:pt>
    <dgm:pt modelId="{32BB8D11-D35B-4C56-9D73-ECBD62ACBB11}" type="pres">
      <dgm:prSet presAssocID="{831A1F8D-6ECE-47EB-A35F-C3216108ECB2}" presName="level2Shape" presStyleLbl="node3" presStyleIdx="0" presStyleCnt="3"/>
      <dgm:spPr/>
      <dgm:t>
        <a:bodyPr/>
        <a:lstStyle/>
        <a:p>
          <a:endParaRPr lang="es-ES"/>
        </a:p>
      </dgm:t>
    </dgm:pt>
    <dgm:pt modelId="{5F57A617-1797-414B-8E61-B0A6325F3979}" type="pres">
      <dgm:prSet presAssocID="{831A1F8D-6ECE-47EB-A35F-C3216108ECB2}" presName="hierChild3" presStyleCnt="0"/>
      <dgm:spPr/>
    </dgm:pt>
    <dgm:pt modelId="{A886ECB0-9441-4696-BF52-7A5C777A2814}" type="pres">
      <dgm:prSet presAssocID="{BEE919CC-B3F4-4B79-B286-D745FE4D6131}" presName="Name19" presStyleLbl="parChTrans1D4" presStyleIdx="0" presStyleCnt="3"/>
      <dgm:spPr/>
      <dgm:t>
        <a:bodyPr/>
        <a:lstStyle/>
        <a:p>
          <a:endParaRPr lang="es-ES"/>
        </a:p>
      </dgm:t>
    </dgm:pt>
    <dgm:pt modelId="{ED3B9255-68AC-421C-A73E-C6C7FEF9529F}" type="pres">
      <dgm:prSet presAssocID="{E3EDC961-6E8D-4FA7-ADEF-1EBA9FE42A78}" presName="Name21" presStyleCnt="0"/>
      <dgm:spPr/>
    </dgm:pt>
    <dgm:pt modelId="{26CAE976-1479-4F47-8C45-4AA541B30ACA}" type="pres">
      <dgm:prSet presAssocID="{E3EDC961-6E8D-4FA7-ADEF-1EBA9FE42A78}" presName="level2Shape" presStyleLbl="node4" presStyleIdx="0" presStyleCnt="3"/>
      <dgm:spPr/>
      <dgm:t>
        <a:bodyPr/>
        <a:lstStyle/>
        <a:p>
          <a:endParaRPr lang="es-ES"/>
        </a:p>
      </dgm:t>
    </dgm:pt>
    <dgm:pt modelId="{4F0A74D8-CB7D-4B92-B527-EE852FE0BDB3}" type="pres">
      <dgm:prSet presAssocID="{E3EDC961-6E8D-4FA7-ADEF-1EBA9FE42A78}" presName="hierChild3" presStyleCnt="0"/>
      <dgm:spPr/>
    </dgm:pt>
    <dgm:pt modelId="{91278B1F-8C76-44BE-8617-567D87E5D98A}" type="pres">
      <dgm:prSet presAssocID="{928BC48A-0622-4B0F-87BA-5C2E3F92BFA8}" presName="Name19" presStyleLbl="parChTrans1D4" presStyleIdx="1" presStyleCnt="3"/>
      <dgm:spPr/>
      <dgm:t>
        <a:bodyPr/>
        <a:lstStyle/>
        <a:p>
          <a:endParaRPr lang="es-ES"/>
        </a:p>
      </dgm:t>
    </dgm:pt>
    <dgm:pt modelId="{016EC404-E86A-49A9-AF15-39F6BDD7E60A}" type="pres">
      <dgm:prSet presAssocID="{315E5632-9778-42FD-B65A-9F376649F93B}" presName="Name21" presStyleCnt="0"/>
      <dgm:spPr/>
    </dgm:pt>
    <dgm:pt modelId="{DB315337-C2F8-4A95-8AC6-3FC96AE3D762}" type="pres">
      <dgm:prSet presAssocID="{315E5632-9778-42FD-B65A-9F376649F93B}" presName="level2Shape" presStyleLbl="node4" presStyleIdx="1" presStyleCnt="3"/>
      <dgm:spPr/>
      <dgm:t>
        <a:bodyPr/>
        <a:lstStyle/>
        <a:p>
          <a:endParaRPr lang="es-ES"/>
        </a:p>
      </dgm:t>
    </dgm:pt>
    <dgm:pt modelId="{E5F1B291-D69E-4806-BF46-6FA0BFE23882}" type="pres">
      <dgm:prSet presAssocID="{315E5632-9778-42FD-B65A-9F376649F93B}" presName="hierChild3" presStyleCnt="0"/>
      <dgm:spPr/>
    </dgm:pt>
    <dgm:pt modelId="{9BF356A3-130D-49F0-ACC3-4EEB54B01D4B}" type="pres">
      <dgm:prSet presAssocID="{ACF4D7C5-E61D-40D1-857C-DE53439FC1C3}" presName="Name19" presStyleLbl="parChTrans1D3" presStyleIdx="1" presStyleCnt="3"/>
      <dgm:spPr/>
      <dgm:t>
        <a:bodyPr/>
        <a:lstStyle/>
        <a:p>
          <a:endParaRPr lang="es-ES"/>
        </a:p>
      </dgm:t>
    </dgm:pt>
    <dgm:pt modelId="{5E427A5F-17C6-4812-97EC-DEF81F7BFC92}" type="pres">
      <dgm:prSet presAssocID="{43C52038-84AF-49A2-A6AA-3A9D02B1C9C4}" presName="Name21" presStyleCnt="0"/>
      <dgm:spPr/>
    </dgm:pt>
    <dgm:pt modelId="{E2DBD94E-B76B-4C03-A995-2549099419F4}" type="pres">
      <dgm:prSet presAssocID="{43C52038-84AF-49A2-A6AA-3A9D02B1C9C4}" presName="level2Shape" presStyleLbl="node3" presStyleIdx="1" presStyleCnt="3"/>
      <dgm:spPr/>
      <dgm:t>
        <a:bodyPr/>
        <a:lstStyle/>
        <a:p>
          <a:endParaRPr lang="es-ES"/>
        </a:p>
      </dgm:t>
    </dgm:pt>
    <dgm:pt modelId="{51B279E4-DB9F-4C1A-9363-4D1F258D05F9}" type="pres">
      <dgm:prSet presAssocID="{43C52038-84AF-49A2-A6AA-3A9D02B1C9C4}" presName="hierChild3" presStyleCnt="0"/>
      <dgm:spPr/>
    </dgm:pt>
    <dgm:pt modelId="{603A8723-F6F5-4F87-82C3-B792E1F96C9D}" type="pres">
      <dgm:prSet presAssocID="{B5D13530-A86C-4AE9-AA52-B5AE819C75F8}" presName="Name19" presStyleLbl="parChTrans1D2" presStyleIdx="1" presStyleCnt="2"/>
      <dgm:spPr/>
      <dgm:t>
        <a:bodyPr/>
        <a:lstStyle/>
        <a:p>
          <a:endParaRPr lang="es-ES"/>
        </a:p>
      </dgm:t>
    </dgm:pt>
    <dgm:pt modelId="{4B0A33A2-F223-4A75-A279-89C56B4EBB9D}" type="pres">
      <dgm:prSet presAssocID="{DC87C6F7-2230-4616-A048-B52CF746B139}" presName="Name21" presStyleCnt="0"/>
      <dgm:spPr/>
    </dgm:pt>
    <dgm:pt modelId="{027F0FDB-893C-4ACE-A280-DB8972739F7A}" type="pres">
      <dgm:prSet presAssocID="{DC87C6F7-2230-4616-A048-B52CF746B139}" presName="level2Shape" presStyleLbl="node2" presStyleIdx="1" presStyleCnt="2"/>
      <dgm:spPr/>
      <dgm:t>
        <a:bodyPr/>
        <a:lstStyle/>
        <a:p>
          <a:endParaRPr lang="es-ES"/>
        </a:p>
      </dgm:t>
    </dgm:pt>
    <dgm:pt modelId="{57071BD2-17A5-4AE2-9C7C-6D9885808C97}" type="pres">
      <dgm:prSet presAssocID="{DC87C6F7-2230-4616-A048-B52CF746B139}" presName="hierChild3" presStyleCnt="0"/>
      <dgm:spPr/>
    </dgm:pt>
    <dgm:pt modelId="{B441FB95-FAC5-4341-9531-6EE991D19304}" type="pres">
      <dgm:prSet presAssocID="{7AAABFDD-135C-49A7-B551-53F32CF5EF27}" presName="Name19" presStyleLbl="parChTrans1D3" presStyleIdx="2" presStyleCnt="3"/>
      <dgm:spPr/>
      <dgm:t>
        <a:bodyPr/>
        <a:lstStyle/>
        <a:p>
          <a:endParaRPr lang="es-ES"/>
        </a:p>
      </dgm:t>
    </dgm:pt>
    <dgm:pt modelId="{09BDA1EF-A87D-439E-9C96-1CED11DC75D5}" type="pres">
      <dgm:prSet presAssocID="{3E7FC8A0-0A09-4769-9A8D-ACDE06C6FB1D}" presName="Name21" presStyleCnt="0"/>
      <dgm:spPr/>
    </dgm:pt>
    <dgm:pt modelId="{0946F033-8450-4E70-9B4B-334353E0F312}" type="pres">
      <dgm:prSet presAssocID="{3E7FC8A0-0A09-4769-9A8D-ACDE06C6FB1D}" presName="level2Shape" presStyleLbl="node3" presStyleIdx="2" presStyleCnt="3"/>
      <dgm:spPr/>
      <dgm:t>
        <a:bodyPr/>
        <a:lstStyle/>
        <a:p>
          <a:endParaRPr lang="es-ES"/>
        </a:p>
      </dgm:t>
    </dgm:pt>
    <dgm:pt modelId="{63A34E25-4F1A-4F33-B94E-B03C41E48B0F}" type="pres">
      <dgm:prSet presAssocID="{3E7FC8A0-0A09-4769-9A8D-ACDE06C6FB1D}" presName="hierChild3" presStyleCnt="0"/>
      <dgm:spPr/>
    </dgm:pt>
    <dgm:pt modelId="{F14626FE-E07A-4414-897B-524D2848A3D9}" type="pres">
      <dgm:prSet presAssocID="{7CAF6B4D-78FE-441C-B541-9F8F4569118D}" presName="Name19" presStyleLbl="parChTrans1D4" presStyleIdx="2" presStyleCnt="3"/>
      <dgm:spPr/>
      <dgm:t>
        <a:bodyPr/>
        <a:lstStyle/>
        <a:p>
          <a:endParaRPr lang="es-ES"/>
        </a:p>
      </dgm:t>
    </dgm:pt>
    <dgm:pt modelId="{263D050E-1163-4D11-8073-7FB998C4AD5A}" type="pres">
      <dgm:prSet presAssocID="{4DD8320B-72A3-4376-937B-1312ABE3D389}" presName="Name21" presStyleCnt="0"/>
      <dgm:spPr/>
    </dgm:pt>
    <dgm:pt modelId="{B8D195D4-2F3F-4033-88EF-FAAA2C4574AB}" type="pres">
      <dgm:prSet presAssocID="{4DD8320B-72A3-4376-937B-1312ABE3D389}" presName="level2Shape" presStyleLbl="node4" presStyleIdx="2" presStyleCnt="3"/>
      <dgm:spPr/>
      <dgm:t>
        <a:bodyPr/>
        <a:lstStyle/>
        <a:p>
          <a:endParaRPr lang="es-ES"/>
        </a:p>
      </dgm:t>
    </dgm:pt>
    <dgm:pt modelId="{7E96B940-00C6-4767-B02C-0D25BA9DDF2A}" type="pres">
      <dgm:prSet presAssocID="{4DD8320B-72A3-4376-937B-1312ABE3D389}" presName="hierChild3" presStyleCnt="0"/>
      <dgm:spPr/>
    </dgm:pt>
    <dgm:pt modelId="{62D4A45D-0346-4260-9476-0C74D2EAD466}" type="pres">
      <dgm:prSet presAssocID="{9E1B371D-F429-4C1A-9057-85DC424AB51B}" presName="bgShapesFlow" presStyleCnt="0"/>
      <dgm:spPr/>
    </dgm:pt>
  </dgm:ptLst>
  <dgm:cxnLst>
    <dgm:cxn modelId="{CE458EC7-03AB-4C64-A13D-B401A8E6059D}" type="presOf" srcId="{338DD030-9382-4C21-965C-562BCBBF31B6}" destId="{21176C0B-04F4-4443-8A1A-108B7D8E57A3}" srcOrd="0" destOrd="0" presId="urn:microsoft.com/office/officeart/2005/8/layout/hierarchy6"/>
    <dgm:cxn modelId="{6A8B90A6-E750-4EDD-B3EE-B7FD694DF2BF}" srcId="{9E1B371D-F429-4C1A-9057-85DC424AB51B}" destId="{A4EEFC09-29A6-4AC9-ADD6-6E3D00B689FE}" srcOrd="0" destOrd="0" parTransId="{E292016E-A8B3-4161-BE3A-BC1D6B7A3C9F}" sibTransId="{9B43239C-99E6-4440-83C6-2206D2524D4F}"/>
    <dgm:cxn modelId="{AEEFC1D1-6BA4-40A2-B8F6-978A97450798}" type="presOf" srcId="{B5D13530-A86C-4AE9-AA52-B5AE819C75F8}" destId="{603A8723-F6F5-4F87-82C3-B792E1F96C9D}" srcOrd="0" destOrd="0" presId="urn:microsoft.com/office/officeart/2005/8/layout/hierarchy6"/>
    <dgm:cxn modelId="{992808B9-4256-4FEB-A303-99E48DC2BCE7}" type="presOf" srcId="{DC87C6F7-2230-4616-A048-B52CF746B139}" destId="{027F0FDB-893C-4ACE-A280-DB8972739F7A}" srcOrd="0" destOrd="0" presId="urn:microsoft.com/office/officeart/2005/8/layout/hierarchy6"/>
    <dgm:cxn modelId="{7FD6BCB0-2A88-4BDF-8B9E-AED86D64FD49}" type="presOf" srcId="{4DD8320B-72A3-4376-937B-1312ABE3D389}" destId="{B8D195D4-2F3F-4033-88EF-FAAA2C4574AB}" srcOrd="0" destOrd="0" presId="urn:microsoft.com/office/officeart/2005/8/layout/hierarchy6"/>
    <dgm:cxn modelId="{99F70C22-CB14-44BD-A847-8CD60AAB69CD}" type="presOf" srcId="{A4EEFC09-29A6-4AC9-ADD6-6E3D00B689FE}" destId="{D640BE23-B8E5-4937-A364-140053DD9DA0}" srcOrd="0" destOrd="0" presId="urn:microsoft.com/office/officeart/2005/8/layout/hierarchy6"/>
    <dgm:cxn modelId="{D40F07DF-E9C0-48B1-AB1A-AE943E30A99A}" type="presOf" srcId="{3E7FC8A0-0A09-4769-9A8D-ACDE06C6FB1D}" destId="{0946F033-8450-4E70-9B4B-334353E0F312}" srcOrd="0" destOrd="0" presId="urn:microsoft.com/office/officeart/2005/8/layout/hierarchy6"/>
    <dgm:cxn modelId="{20D0F089-DF93-4C3D-AA58-973644F8B452}" srcId="{831A1F8D-6ECE-47EB-A35F-C3216108ECB2}" destId="{315E5632-9778-42FD-B65A-9F376649F93B}" srcOrd="1" destOrd="0" parTransId="{928BC48A-0622-4B0F-87BA-5C2E3F92BFA8}" sibTransId="{1F26003D-A9C6-4588-BD6D-4B4FB4422A8C}"/>
    <dgm:cxn modelId="{31DD5D6C-DD02-435A-BCDF-1C4650DD5673}" type="presOf" srcId="{0CF50144-2FF4-40C4-9316-30D6C100994A}" destId="{6C91BB51-8AD0-45C1-8B0F-C24C897FB0E9}" srcOrd="0" destOrd="0" presId="urn:microsoft.com/office/officeart/2005/8/layout/hierarchy6"/>
    <dgm:cxn modelId="{DE1E6C0F-6AE4-4C0B-AB3C-86693E54B0CD}" type="presOf" srcId="{831A1F8D-6ECE-47EB-A35F-C3216108ECB2}" destId="{32BB8D11-D35B-4C56-9D73-ECBD62ACBB11}" srcOrd="0" destOrd="0" presId="urn:microsoft.com/office/officeart/2005/8/layout/hierarchy6"/>
    <dgm:cxn modelId="{04454BBC-AA90-4127-93FE-D07929768187}" srcId="{A4EEFC09-29A6-4AC9-ADD6-6E3D00B689FE}" destId="{DC87C6F7-2230-4616-A048-B52CF746B139}" srcOrd="1" destOrd="0" parTransId="{B5D13530-A86C-4AE9-AA52-B5AE819C75F8}" sibTransId="{380E520D-076D-4816-901E-3434A1B7611E}"/>
    <dgm:cxn modelId="{48A71695-3FF7-4EE3-A651-6CCA9B586465}" type="presOf" srcId="{ACF4D7C5-E61D-40D1-857C-DE53439FC1C3}" destId="{9BF356A3-130D-49F0-ACC3-4EEB54B01D4B}" srcOrd="0" destOrd="0" presId="urn:microsoft.com/office/officeart/2005/8/layout/hierarchy6"/>
    <dgm:cxn modelId="{E1B56650-C459-427B-9DFC-495ACAFE7008}" type="presOf" srcId="{928BC48A-0622-4B0F-87BA-5C2E3F92BFA8}" destId="{91278B1F-8C76-44BE-8617-567D87E5D98A}" srcOrd="0" destOrd="0" presId="urn:microsoft.com/office/officeart/2005/8/layout/hierarchy6"/>
    <dgm:cxn modelId="{CFCE7CB3-F1F0-4727-AE54-06A085F7E8CA}" srcId="{831A1F8D-6ECE-47EB-A35F-C3216108ECB2}" destId="{E3EDC961-6E8D-4FA7-ADEF-1EBA9FE42A78}" srcOrd="0" destOrd="0" parTransId="{BEE919CC-B3F4-4B79-B286-D745FE4D6131}" sibTransId="{C92D9BE3-3FA2-4A79-90B5-CCBC5D292E90}"/>
    <dgm:cxn modelId="{16C5F3D3-BE64-4D85-9D91-63233FD458D0}" type="presOf" srcId="{BEE919CC-B3F4-4B79-B286-D745FE4D6131}" destId="{A886ECB0-9441-4696-BF52-7A5C777A2814}" srcOrd="0" destOrd="0" presId="urn:microsoft.com/office/officeart/2005/8/layout/hierarchy6"/>
    <dgm:cxn modelId="{8E708819-54DC-4E5D-B49D-966BCF0105D7}" srcId="{DC87C6F7-2230-4616-A048-B52CF746B139}" destId="{3E7FC8A0-0A09-4769-9A8D-ACDE06C6FB1D}" srcOrd="0" destOrd="0" parTransId="{7AAABFDD-135C-49A7-B551-53F32CF5EF27}" sibTransId="{348A8937-DE76-4DB7-AE03-B69CB190C1BC}"/>
    <dgm:cxn modelId="{31C13A0C-8894-4BA6-9076-947AC3E47BC1}" srcId="{3E7FC8A0-0A09-4769-9A8D-ACDE06C6FB1D}" destId="{4DD8320B-72A3-4376-937B-1312ABE3D389}" srcOrd="0" destOrd="0" parTransId="{7CAF6B4D-78FE-441C-B541-9F8F4569118D}" sibTransId="{805B2A44-BA86-428D-AA37-D18BD0E595A1}"/>
    <dgm:cxn modelId="{299F90DB-DA7E-4999-802A-13763E0C50CD}" type="presOf" srcId="{7AAABFDD-135C-49A7-B551-53F32CF5EF27}" destId="{B441FB95-FAC5-4341-9531-6EE991D19304}" srcOrd="0" destOrd="0" presId="urn:microsoft.com/office/officeart/2005/8/layout/hierarchy6"/>
    <dgm:cxn modelId="{8A7D5364-9FF9-42B9-80AD-BF8A449ECDD5}" srcId="{0CF50144-2FF4-40C4-9316-30D6C100994A}" destId="{43C52038-84AF-49A2-A6AA-3A9D02B1C9C4}" srcOrd="1" destOrd="0" parTransId="{ACF4D7C5-E61D-40D1-857C-DE53439FC1C3}" sibTransId="{6F6D1DE7-122C-4AAA-AD8E-EED82E65E400}"/>
    <dgm:cxn modelId="{5049869A-B449-46CF-BF71-45DCFA5F8442}" type="presOf" srcId="{E3EDC961-6E8D-4FA7-ADEF-1EBA9FE42A78}" destId="{26CAE976-1479-4F47-8C45-4AA541B30ACA}" srcOrd="0" destOrd="0" presId="urn:microsoft.com/office/officeart/2005/8/layout/hierarchy6"/>
    <dgm:cxn modelId="{A536E61D-953A-4E39-A153-1FB12DBC0523}" type="presOf" srcId="{7CAF6B4D-78FE-441C-B541-9F8F4569118D}" destId="{F14626FE-E07A-4414-897B-524D2848A3D9}" srcOrd="0" destOrd="0" presId="urn:microsoft.com/office/officeart/2005/8/layout/hierarchy6"/>
    <dgm:cxn modelId="{27092BFB-8D31-461B-897C-2DB02D458C05}" srcId="{0CF50144-2FF4-40C4-9316-30D6C100994A}" destId="{831A1F8D-6ECE-47EB-A35F-C3216108ECB2}" srcOrd="0" destOrd="0" parTransId="{B7AA7E8A-A8E7-4385-BC02-322C7D14A4D6}" sibTransId="{8BDF9B90-1679-470A-AB05-5F77FD7E7C20}"/>
    <dgm:cxn modelId="{D2878C7E-83A4-4A5F-85CF-3F360A07FF27}" type="presOf" srcId="{B7AA7E8A-A8E7-4385-BC02-322C7D14A4D6}" destId="{0562419B-F5A3-4FA6-8622-8162CA041F03}" srcOrd="0" destOrd="0" presId="urn:microsoft.com/office/officeart/2005/8/layout/hierarchy6"/>
    <dgm:cxn modelId="{0498B219-A4B7-4A79-8C47-43A2C936CD36}" type="presOf" srcId="{43C52038-84AF-49A2-A6AA-3A9D02B1C9C4}" destId="{E2DBD94E-B76B-4C03-A995-2549099419F4}" srcOrd="0" destOrd="0" presId="urn:microsoft.com/office/officeart/2005/8/layout/hierarchy6"/>
    <dgm:cxn modelId="{7F2C234F-6E1E-48BF-BE58-EA670DDA5565}" srcId="{A4EEFC09-29A6-4AC9-ADD6-6E3D00B689FE}" destId="{0CF50144-2FF4-40C4-9316-30D6C100994A}" srcOrd="0" destOrd="0" parTransId="{338DD030-9382-4C21-965C-562BCBBF31B6}" sibTransId="{1C7C3DBA-E1DA-4F93-9866-326025D6839F}"/>
    <dgm:cxn modelId="{1D9F8CC3-0AF2-4FA4-B3AD-A3B343DA5393}" type="presOf" srcId="{9E1B371D-F429-4C1A-9057-85DC424AB51B}" destId="{9E07B628-3275-4939-9BEC-B21FC9FEF2D1}" srcOrd="0" destOrd="0" presId="urn:microsoft.com/office/officeart/2005/8/layout/hierarchy6"/>
    <dgm:cxn modelId="{C82B12CD-5AD3-4DA3-9071-ECCF34E25E0F}" type="presOf" srcId="{315E5632-9778-42FD-B65A-9F376649F93B}" destId="{DB315337-C2F8-4A95-8AC6-3FC96AE3D762}" srcOrd="0" destOrd="0" presId="urn:microsoft.com/office/officeart/2005/8/layout/hierarchy6"/>
    <dgm:cxn modelId="{D28F418D-61B8-4D4B-8129-551102A9164D}" type="presParOf" srcId="{9E07B628-3275-4939-9BEC-B21FC9FEF2D1}" destId="{E9C15D92-DC6A-4A1E-8100-5F3AFFA44721}" srcOrd="0" destOrd="0" presId="urn:microsoft.com/office/officeart/2005/8/layout/hierarchy6"/>
    <dgm:cxn modelId="{915993C7-30E6-43AA-90D6-B26885E05A4B}" type="presParOf" srcId="{E9C15D92-DC6A-4A1E-8100-5F3AFFA44721}" destId="{35D58FDD-AADD-4B95-8CCD-E56D9075C5C3}" srcOrd="0" destOrd="0" presId="urn:microsoft.com/office/officeart/2005/8/layout/hierarchy6"/>
    <dgm:cxn modelId="{467656EC-4F9E-4C29-8DD8-F0A595502510}" type="presParOf" srcId="{35D58FDD-AADD-4B95-8CCD-E56D9075C5C3}" destId="{01D8D9AA-D2D0-4D02-81E4-C0D3BAECD017}" srcOrd="0" destOrd="0" presId="urn:microsoft.com/office/officeart/2005/8/layout/hierarchy6"/>
    <dgm:cxn modelId="{A7E9EF79-81CB-412B-8164-752FBE6792FA}" type="presParOf" srcId="{01D8D9AA-D2D0-4D02-81E4-C0D3BAECD017}" destId="{D640BE23-B8E5-4937-A364-140053DD9DA0}" srcOrd="0" destOrd="0" presId="urn:microsoft.com/office/officeart/2005/8/layout/hierarchy6"/>
    <dgm:cxn modelId="{6CC358E9-7A29-49BA-840F-1EB3F4D1645C}" type="presParOf" srcId="{01D8D9AA-D2D0-4D02-81E4-C0D3BAECD017}" destId="{BDFF5D21-D949-4A5A-A730-B30A95550CF4}" srcOrd="1" destOrd="0" presId="urn:microsoft.com/office/officeart/2005/8/layout/hierarchy6"/>
    <dgm:cxn modelId="{89A1D286-D892-45AA-965D-858F76424CE8}" type="presParOf" srcId="{BDFF5D21-D949-4A5A-A730-B30A95550CF4}" destId="{21176C0B-04F4-4443-8A1A-108B7D8E57A3}" srcOrd="0" destOrd="0" presId="urn:microsoft.com/office/officeart/2005/8/layout/hierarchy6"/>
    <dgm:cxn modelId="{9D18027B-D1B0-4B48-BED5-7AEB12C44D2A}" type="presParOf" srcId="{BDFF5D21-D949-4A5A-A730-B30A95550CF4}" destId="{13A30FED-D1CD-4CE3-9EB2-0DEFFB64C8EB}" srcOrd="1" destOrd="0" presId="urn:microsoft.com/office/officeart/2005/8/layout/hierarchy6"/>
    <dgm:cxn modelId="{9A4FFAC0-6545-4C03-8B5B-26C4A1FCD719}" type="presParOf" srcId="{13A30FED-D1CD-4CE3-9EB2-0DEFFB64C8EB}" destId="{6C91BB51-8AD0-45C1-8B0F-C24C897FB0E9}" srcOrd="0" destOrd="0" presId="urn:microsoft.com/office/officeart/2005/8/layout/hierarchy6"/>
    <dgm:cxn modelId="{E99F4CA6-168B-4241-8CB5-08B65C48917C}" type="presParOf" srcId="{13A30FED-D1CD-4CE3-9EB2-0DEFFB64C8EB}" destId="{80D6BEFD-8D51-484D-B7E0-D200EC7EDFC6}" srcOrd="1" destOrd="0" presId="urn:microsoft.com/office/officeart/2005/8/layout/hierarchy6"/>
    <dgm:cxn modelId="{185B96F9-DC82-4ECB-B12A-D295834BEE39}" type="presParOf" srcId="{80D6BEFD-8D51-484D-B7E0-D200EC7EDFC6}" destId="{0562419B-F5A3-4FA6-8622-8162CA041F03}" srcOrd="0" destOrd="0" presId="urn:microsoft.com/office/officeart/2005/8/layout/hierarchy6"/>
    <dgm:cxn modelId="{C1E277E0-8E90-48F1-9545-F12D064AB984}" type="presParOf" srcId="{80D6BEFD-8D51-484D-B7E0-D200EC7EDFC6}" destId="{A40F1144-CD71-4322-8702-A480EB995B5A}" srcOrd="1" destOrd="0" presId="urn:microsoft.com/office/officeart/2005/8/layout/hierarchy6"/>
    <dgm:cxn modelId="{B4E67688-0CF1-43BE-81C1-88659DB664D2}" type="presParOf" srcId="{A40F1144-CD71-4322-8702-A480EB995B5A}" destId="{32BB8D11-D35B-4C56-9D73-ECBD62ACBB11}" srcOrd="0" destOrd="0" presId="urn:microsoft.com/office/officeart/2005/8/layout/hierarchy6"/>
    <dgm:cxn modelId="{789F09B7-B68E-4FF5-B2BD-45EFF5B67D35}" type="presParOf" srcId="{A40F1144-CD71-4322-8702-A480EB995B5A}" destId="{5F57A617-1797-414B-8E61-B0A6325F3979}" srcOrd="1" destOrd="0" presId="urn:microsoft.com/office/officeart/2005/8/layout/hierarchy6"/>
    <dgm:cxn modelId="{BECFA072-DA5F-4137-8E2B-571817185364}" type="presParOf" srcId="{5F57A617-1797-414B-8E61-B0A6325F3979}" destId="{A886ECB0-9441-4696-BF52-7A5C777A2814}" srcOrd="0" destOrd="0" presId="urn:microsoft.com/office/officeart/2005/8/layout/hierarchy6"/>
    <dgm:cxn modelId="{5B261018-BB70-4EC3-9C15-175A93A3A603}" type="presParOf" srcId="{5F57A617-1797-414B-8E61-B0A6325F3979}" destId="{ED3B9255-68AC-421C-A73E-C6C7FEF9529F}" srcOrd="1" destOrd="0" presId="urn:microsoft.com/office/officeart/2005/8/layout/hierarchy6"/>
    <dgm:cxn modelId="{4ED24271-0098-4E97-AD7A-14A060F84673}" type="presParOf" srcId="{ED3B9255-68AC-421C-A73E-C6C7FEF9529F}" destId="{26CAE976-1479-4F47-8C45-4AA541B30ACA}" srcOrd="0" destOrd="0" presId="urn:microsoft.com/office/officeart/2005/8/layout/hierarchy6"/>
    <dgm:cxn modelId="{BEEB94FD-3914-45AB-A6EC-0BAFA4D26EAA}" type="presParOf" srcId="{ED3B9255-68AC-421C-A73E-C6C7FEF9529F}" destId="{4F0A74D8-CB7D-4B92-B527-EE852FE0BDB3}" srcOrd="1" destOrd="0" presId="urn:microsoft.com/office/officeart/2005/8/layout/hierarchy6"/>
    <dgm:cxn modelId="{5A57E361-24D4-414C-AFEB-BD33E85FD551}" type="presParOf" srcId="{5F57A617-1797-414B-8E61-B0A6325F3979}" destId="{91278B1F-8C76-44BE-8617-567D87E5D98A}" srcOrd="2" destOrd="0" presId="urn:microsoft.com/office/officeart/2005/8/layout/hierarchy6"/>
    <dgm:cxn modelId="{D5A8A8CE-EC86-4868-82C3-CF90B9FEAF2F}" type="presParOf" srcId="{5F57A617-1797-414B-8E61-B0A6325F3979}" destId="{016EC404-E86A-49A9-AF15-39F6BDD7E60A}" srcOrd="3" destOrd="0" presId="urn:microsoft.com/office/officeart/2005/8/layout/hierarchy6"/>
    <dgm:cxn modelId="{F3C9CA90-190B-4EE1-8603-BF64BDA1F643}" type="presParOf" srcId="{016EC404-E86A-49A9-AF15-39F6BDD7E60A}" destId="{DB315337-C2F8-4A95-8AC6-3FC96AE3D762}" srcOrd="0" destOrd="0" presId="urn:microsoft.com/office/officeart/2005/8/layout/hierarchy6"/>
    <dgm:cxn modelId="{CE72C49F-23C5-429A-9439-1AF1535B81C1}" type="presParOf" srcId="{016EC404-E86A-49A9-AF15-39F6BDD7E60A}" destId="{E5F1B291-D69E-4806-BF46-6FA0BFE23882}" srcOrd="1" destOrd="0" presId="urn:microsoft.com/office/officeart/2005/8/layout/hierarchy6"/>
    <dgm:cxn modelId="{500769DD-6CC9-4DF2-922F-822C15902089}" type="presParOf" srcId="{80D6BEFD-8D51-484D-B7E0-D200EC7EDFC6}" destId="{9BF356A3-130D-49F0-ACC3-4EEB54B01D4B}" srcOrd="2" destOrd="0" presId="urn:microsoft.com/office/officeart/2005/8/layout/hierarchy6"/>
    <dgm:cxn modelId="{0A9F4CFD-831A-4874-960F-BBCA1D3797BE}" type="presParOf" srcId="{80D6BEFD-8D51-484D-B7E0-D200EC7EDFC6}" destId="{5E427A5F-17C6-4812-97EC-DEF81F7BFC92}" srcOrd="3" destOrd="0" presId="urn:microsoft.com/office/officeart/2005/8/layout/hierarchy6"/>
    <dgm:cxn modelId="{A027E2CF-50D3-4B20-B07F-0DF4EC616984}" type="presParOf" srcId="{5E427A5F-17C6-4812-97EC-DEF81F7BFC92}" destId="{E2DBD94E-B76B-4C03-A995-2549099419F4}" srcOrd="0" destOrd="0" presId="urn:microsoft.com/office/officeart/2005/8/layout/hierarchy6"/>
    <dgm:cxn modelId="{D34FC8E3-B05B-4E38-B1B3-F564E1658F0C}" type="presParOf" srcId="{5E427A5F-17C6-4812-97EC-DEF81F7BFC92}" destId="{51B279E4-DB9F-4C1A-9363-4D1F258D05F9}" srcOrd="1" destOrd="0" presId="urn:microsoft.com/office/officeart/2005/8/layout/hierarchy6"/>
    <dgm:cxn modelId="{FC7B5920-4C11-4FBB-BC82-59B1317F6416}" type="presParOf" srcId="{BDFF5D21-D949-4A5A-A730-B30A95550CF4}" destId="{603A8723-F6F5-4F87-82C3-B792E1F96C9D}" srcOrd="2" destOrd="0" presId="urn:microsoft.com/office/officeart/2005/8/layout/hierarchy6"/>
    <dgm:cxn modelId="{80DBF26F-3BB9-42ED-9154-C13721FCB927}" type="presParOf" srcId="{BDFF5D21-D949-4A5A-A730-B30A95550CF4}" destId="{4B0A33A2-F223-4A75-A279-89C56B4EBB9D}" srcOrd="3" destOrd="0" presId="urn:microsoft.com/office/officeart/2005/8/layout/hierarchy6"/>
    <dgm:cxn modelId="{09567031-2CD7-4B36-A5FE-F832F601069C}" type="presParOf" srcId="{4B0A33A2-F223-4A75-A279-89C56B4EBB9D}" destId="{027F0FDB-893C-4ACE-A280-DB8972739F7A}" srcOrd="0" destOrd="0" presId="urn:microsoft.com/office/officeart/2005/8/layout/hierarchy6"/>
    <dgm:cxn modelId="{29E630AE-FC80-4E32-B74E-E455A7DD1256}" type="presParOf" srcId="{4B0A33A2-F223-4A75-A279-89C56B4EBB9D}" destId="{57071BD2-17A5-4AE2-9C7C-6D9885808C97}" srcOrd="1" destOrd="0" presId="urn:microsoft.com/office/officeart/2005/8/layout/hierarchy6"/>
    <dgm:cxn modelId="{C8A8E068-FA81-46F4-A0AE-B2CF04176B3F}" type="presParOf" srcId="{57071BD2-17A5-4AE2-9C7C-6D9885808C97}" destId="{B441FB95-FAC5-4341-9531-6EE991D19304}" srcOrd="0" destOrd="0" presId="urn:microsoft.com/office/officeart/2005/8/layout/hierarchy6"/>
    <dgm:cxn modelId="{7BD63439-A0B4-4B02-B349-B660D2CA1061}" type="presParOf" srcId="{57071BD2-17A5-4AE2-9C7C-6D9885808C97}" destId="{09BDA1EF-A87D-439E-9C96-1CED11DC75D5}" srcOrd="1" destOrd="0" presId="urn:microsoft.com/office/officeart/2005/8/layout/hierarchy6"/>
    <dgm:cxn modelId="{889EE49F-2898-4513-9FBE-F8319D195707}" type="presParOf" srcId="{09BDA1EF-A87D-439E-9C96-1CED11DC75D5}" destId="{0946F033-8450-4E70-9B4B-334353E0F312}" srcOrd="0" destOrd="0" presId="urn:microsoft.com/office/officeart/2005/8/layout/hierarchy6"/>
    <dgm:cxn modelId="{333C3BC4-DB34-4D8C-BEFF-51216F8EB3DA}" type="presParOf" srcId="{09BDA1EF-A87D-439E-9C96-1CED11DC75D5}" destId="{63A34E25-4F1A-4F33-B94E-B03C41E48B0F}" srcOrd="1" destOrd="0" presId="urn:microsoft.com/office/officeart/2005/8/layout/hierarchy6"/>
    <dgm:cxn modelId="{38210331-71F2-4DDE-B02D-C4864C8B8CCA}" type="presParOf" srcId="{63A34E25-4F1A-4F33-B94E-B03C41E48B0F}" destId="{F14626FE-E07A-4414-897B-524D2848A3D9}" srcOrd="0" destOrd="0" presId="urn:microsoft.com/office/officeart/2005/8/layout/hierarchy6"/>
    <dgm:cxn modelId="{20E0C326-5702-4FF1-A161-FFB3D8A4AD90}" type="presParOf" srcId="{63A34E25-4F1A-4F33-B94E-B03C41E48B0F}" destId="{263D050E-1163-4D11-8073-7FB998C4AD5A}" srcOrd="1" destOrd="0" presId="urn:microsoft.com/office/officeart/2005/8/layout/hierarchy6"/>
    <dgm:cxn modelId="{8504AE7B-43D4-46E1-813F-780E0A42B4CA}" type="presParOf" srcId="{263D050E-1163-4D11-8073-7FB998C4AD5A}" destId="{B8D195D4-2F3F-4033-88EF-FAAA2C4574AB}" srcOrd="0" destOrd="0" presId="urn:microsoft.com/office/officeart/2005/8/layout/hierarchy6"/>
    <dgm:cxn modelId="{5DF2C3EA-4D74-478E-A302-1A9F3BB6424F}" type="presParOf" srcId="{263D050E-1163-4D11-8073-7FB998C4AD5A}" destId="{7E96B940-00C6-4767-B02C-0D25BA9DDF2A}" srcOrd="1" destOrd="0" presId="urn:microsoft.com/office/officeart/2005/8/layout/hierarchy6"/>
    <dgm:cxn modelId="{6FB2D459-51D1-4F66-ADF3-5C5647BE047E}" type="presParOf" srcId="{9E07B628-3275-4939-9BEC-B21FC9FEF2D1}" destId="{62D4A45D-0346-4260-9476-0C74D2EAD46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640BE23-B8E5-4937-A364-140053DD9DA0}">
      <dsp:nvSpPr>
        <dsp:cNvPr id="0" name=""/>
        <dsp:cNvSpPr/>
      </dsp:nvSpPr>
      <dsp:spPr>
        <a:xfrm>
          <a:off x="3238656" y="917"/>
          <a:ext cx="963876" cy="642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800" kern="1200" dirty="0"/>
            <a:t>Sistemas Digitales</a:t>
          </a:r>
        </a:p>
      </dsp:txBody>
      <dsp:txXfrm>
        <a:off x="3257477" y="19738"/>
        <a:ext cx="926234" cy="604942"/>
      </dsp:txXfrm>
    </dsp:sp>
    <dsp:sp modelId="{21176C0B-04F4-4443-8A1A-108B7D8E57A3}">
      <dsp:nvSpPr>
        <dsp:cNvPr id="0" name=""/>
        <dsp:cNvSpPr/>
      </dsp:nvSpPr>
      <dsp:spPr>
        <a:xfrm>
          <a:off x="2780814" y="643502"/>
          <a:ext cx="939779" cy="257033"/>
        </a:xfrm>
        <a:custGeom>
          <a:avLst/>
          <a:gdLst/>
          <a:ahLst/>
          <a:cxnLst/>
          <a:rect l="0" t="0" r="0" b="0"/>
          <a:pathLst>
            <a:path>
              <a:moveTo>
                <a:pt x="939779" y="0"/>
              </a:moveTo>
              <a:lnTo>
                <a:pt x="939779" y="128516"/>
              </a:lnTo>
              <a:lnTo>
                <a:pt x="0" y="128516"/>
              </a:lnTo>
              <a:lnTo>
                <a:pt x="0" y="25703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91BB51-8AD0-45C1-8B0F-C24C897FB0E9}">
      <dsp:nvSpPr>
        <dsp:cNvPr id="0" name=""/>
        <dsp:cNvSpPr/>
      </dsp:nvSpPr>
      <dsp:spPr>
        <a:xfrm>
          <a:off x="2298876" y="900536"/>
          <a:ext cx="963876" cy="642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800" kern="1200" dirty="0"/>
            <a:t>Compuertas digitales</a:t>
          </a:r>
        </a:p>
      </dsp:txBody>
      <dsp:txXfrm>
        <a:off x="2317697" y="919357"/>
        <a:ext cx="926234" cy="604942"/>
      </dsp:txXfrm>
    </dsp:sp>
    <dsp:sp modelId="{0562419B-F5A3-4FA6-8622-8162CA041F03}">
      <dsp:nvSpPr>
        <dsp:cNvPr id="0" name=""/>
        <dsp:cNvSpPr/>
      </dsp:nvSpPr>
      <dsp:spPr>
        <a:xfrm>
          <a:off x="2154294" y="1543120"/>
          <a:ext cx="626519" cy="257033"/>
        </a:xfrm>
        <a:custGeom>
          <a:avLst/>
          <a:gdLst/>
          <a:ahLst/>
          <a:cxnLst/>
          <a:rect l="0" t="0" r="0" b="0"/>
          <a:pathLst>
            <a:path>
              <a:moveTo>
                <a:pt x="626519" y="0"/>
              </a:moveTo>
              <a:lnTo>
                <a:pt x="626519" y="128516"/>
              </a:lnTo>
              <a:lnTo>
                <a:pt x="0" y="128516"/>
              </a:lnTo>
              <a:lnTo>
                <a:pt x="0" y="2570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BB8D11-D35B-4C56-9D73-ECBD62ACBB11}">
      <dsp:nvSpPr>
        <dsp:cNvPr id="0" name=""/>
        <dsp:cNvSpPr/>
      </dsp:nvSpPr>
      <dsp:spPr>
        <a:xfrm>
          <a:off x="1672356" y="1800154"/>
          <a:ext cx="963876" cy="642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800" kern="1200" dirty="0"/>
            <a:t>Algebra booleana y mapas de karnaught</a:t>
          </a:r>
        </a:p>
      </dsp:txBody>
      <dsp:txXfrm>
        <a:off x="1691177" y="1818975"/>
        <a:ext cx="926234" cy="604942"/>
      </dsp:txXfrm>
    </dsp:sp>
    <dsp:sp modelId="{A886ECB0-9441-4696-BF52-7A5C777A2814}">
      <dsp:nvSpPr>
        <dsp:cNvPr id="0" name=""/>
        <dsp:cNvSpPr/>
      </dsp:nvSpPr>
      <dsp:spPr>
        <a:xfrm>
          <a:off x="1527774" y="2442738"/>
          <a:ext cx="626519" cy="257033"/>
        </a:xfrm>
        <a:custGeom>
          <a:avLst/>
          <a:gdLst/>
          <a:ahLst/>
          <a:cxnLst/>
          <a:rect l="0" t="0" r="0" b="0"/>
          <a:pathLst>
            <a:path>
              <a:moveTo>
                <a:pt x="626519" y="0"/>
              </a:moveTo>
              <a:lnTo>
                <a:pt x="626519" y="128516"/>
              </a:lnTo>
              <a:lnTo>
                <a:pt x="0" y="128516"/>
              </a:lnTo>
              <a:lnTo>
                <a:pt x="0" y="2570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CAE976-1479-4F47-8C45-4AA541B30ACA}">
      <dsp:nvSpPr>
        <dsp:cNvPr id="0" name=""/>
        <dsp:cNvSpPr/>
      </dsp:nvSpPr>
      <dsp:spPr>
        <a:xfrm>
          <a:off x="1045836" y="2699772"/>
          <a:ext cx="963876" cy="642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800" kern="1200" dirty="0"/>
            <a:t>Flip flops, circuitos secuenciales</a:t>
          </a:r>
        </a:p>
      </dsp:txBody>
      <dsp:txXfrm>
        <a:off x="1064657" y="2718593"/>
        <a:ext cx="926234" cy="604942"/>
      </dsp:txXfrm>
    </dsp:sp>
    <dsp:sp modelId="{91278B1F-8C76-44BE-8617-567D87E5D98A}">
      <dsp:nvSpPr>
        <dsp:cNvPr id="0" name=""/>
        <dsp:cNvSpPr/>
      </dsp:nvSpPr>
      <dsp:spPr>
        <a:xfrm>
          <a:off x="2154294" y="2442738"/>
          <a:ext cx="626519" cy="2570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8516"/>
              </a:lnTo>
              <a:lnTo>
                <a:pt x="626519" y="128516"/>
              </a:lnTo>
              <a:lnTo>
                <a:pt x="626519" y="2570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315337-C2F8-4A95-8AC6-3FC96AE3D762}">
      <dsp:nvSpPr>
        <dsp:cNvPr id="0" name=""/>
        <dsp:cNvSpPr/>
      </dsp:nvSpPr>
      <dsp:spPr>
        <a:xfrm>
          <a:off x="2298876" y="2699772"/>
          <a:ext cx="963876" cy="642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800" kern="1200" dirty="0"/>
            <a:t>Máquinas sincronicas y maquinas de estado</a:t>
          </a:r>
        </a:p>
      </dsp:txBody>
      <dsp:txXfrm>
        <a:off x="2317697" y="2718593"/>
        <a:ext cx="926234" cy="604942"/>
      </dsp:txXfrm>
    </dsp:sp>
    <dsp:sp modelId="{9BF356A3-130D-49F0-ACC3-4EEB54B01D4B}">
      <dsp:nvSpPr>
        <dsp:cNvPr id="0" name=""/>
        <dsp:cNvSpPr/>
      </dsp:nvSpPr>
      <dsp:spPr>
        <a:xfrm>
          <a:off x="2780814" y="1543120"/>
          <a:ext cx="626519" cy="2570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8516"/>
              </a:lnTo>
              <a:lnTo>
                <a:pt x="626519" y="128516"/>
              </a:lnTo>
              <a:lnTo>
                <a:pt x="626519" y="2570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DBD94E-B76B-4C03-A995-2549099419F4}">
      <dsp:nvSpPr>
        <dsp:cNvPr id="0" name=""/>
        <dsp:cNvSpPr/>
      </dsp:nvSpPr>
      <dsp:spPr>
        <a:xfrm>
          <a:off x="2925396" y="1800154"/>
          <a:ext cx="963876" cy="642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b="1" i="0" u="none" kern="1200" dirty="0"/>
            <a:t>Circuitos Logicos combinacionales</a:t>
          </a:r>
          <a:endParaRPr lang="es-MX" sz="800" kern="1200" dirty="0"/>
        </a:p>
      </dsp:txBody>
      <dsp:txXfrm>
        <a:off x="2944217" y="1818975"/>
        <a:ext cx="926234" cy="604942"/>
      </dsp:txXfrm>
    </dsp:sp>
    <dsp:sp modelId="{603A8723-F6F5-4F87-82C3-B792E1F96C9D}">
      <dsp:nvSpPr>
        <dsp:cNvPr id="0" name=""/>
        <dsp:cNvSpPr/>
      </dsp:nvSpPr>
      <dsp:spPr>
        <a:xfrm>
          <a:off x="3720594" y="643502"/>
          <a:ext cx="939779" cy="2570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8516"/>
              </a:lnTo>
              <a:lnTo>
                <a:pt x="939779" y="128516"/>
              </a:lnTo>
              <a:lnTo>
                <a:pt x="939779" y="25703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7F0FDB-893C-4ACE-A280-DB8972739F7A}">
      <dsp:nvSpPr>
        <dsp:cNvPr id="0" name=""/>
        <dsp:cNvSpPr/>
      </dsp:nvSpPr>
      <dsp:spPr>
        <a:xfrm>
          <a:off x="4178435" y="900536"/>
          <a:ext cx="963876" cy="642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b="0" i="0" u="none" kern="1200" dirty="0"/>
            <a:t>Fundamentos de sistemas digitales y logica binaria</a:t>
          </a:r>
          <a:endParaRPr lang="es-CO" sz="800" kern="1200" dirty="0"/>
        </a:p>
      </dsp:txBody>
      <dsp:txXfrm>
        <a:off x="4197256" y="919357"/>
        <a:ext cx="926234" cy="604942"/>
      </dsp:txXfrm>
    </dsp:sp>
    <dsp:sp modelId="{B441FB95-FAC5-4341-9531-6EE991D19304}">
      <dsp:nvSpPr>
        <dsp:cNvPr id="0" name=""/>
        <dsp:cNvSpPr/>
      </dsp:nvSpPr>
      <dsp:spPr>
        <a:xfrm>
          <a:off x="4614654" y="1543120"/>
          <a:ext cx="91440" cy="25703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70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46F033-8450-4E70-9B4B-334353E0F312}">
      <dsp:nvSpPr>
        <dsp:cNvPr id="0" name=""/>
        <dsp:cNvSpPr/>
      </dsp:nvSpPr>
      <dsp:spPr>
        <a:xfrm>
          <a:off x="4178435" y="1800154"/>
          <a:ext cx="963876" cy="642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800" kern="1200" dirty="0"/>
            <a:t>Circuitos logicos cableados y CPLD PSOC FPGA y/o Microcontroladores</a:t>
          </a:r>
        </a:p>
      </dsp:txBody>
      <dsp:txXfrm>
        <a:off x="4197256" y="1818975"/>
        <a:ext cx="926234" cy="604942"/>
      </dsp:txXfrm>
    </dsp:sp>
    <dsp:sp modelId="{F14626FE-E07A-4414-897B-524D2848A3D9}">
      <dsp:nvSpPr>
        <dsp:cNvPr id="0" name=""/>
        <dsp:cNvSpPr/>
      </dsp:nvSpPr>
      <dsp:spPr>
        <a:xfrm>
          <a:off x="4614654" y="2442738"/>
          <a:ext cx="91440" cy="25703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70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D195D4-2F3F-4033-88EF-FAAA2C4574AB}">
      <dsp:nvSpPr>
        <dsp:cNvPr id="0" name=""/>
        <dsp:cNvSpPr/>
      </dsp:nvSpPr>
      <dsp:spPr>
        <a:xfrm>
          <a:off x="4178435" y="2699772"/>
          <a:ext cx="963876" cy="642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800" kern="1200" dirty="0"/>
            <a:t>Aplicaciones de sistemas digitales y proyecto final.</a:t>
          </a:r>
        </a:p>
      </dsp:txBody>
      <dsp:txXfrm>
        <a:off x="4197256" y="2718593"/>
        <a:ext cx="926234" cy="60494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9BB3DE46127449FA2BDDFA7D0AA83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4F2BA-96AC-4A0E-837D-50EEE61DE395}"/>
      </w:docPartPr>
      <w:docPartBody>
        <w:p w:rsidR="00537A8B" w:rsidRDefault="0023170B" w:rsidP="0023170B">
          <w:pPr>
            <w:pStyle w:val="39BB3DE46127449FA2BDDFA7D0AA8307"/>
          </w:pPr>
          <w:r w:rsidRPr="00DF770C">
            <w:rPr>
              <w:rStyle w:val="Textodelmarcadordeposicin"/>
            </w:rPr>
            <w:t>Elija un elemento.</w:t>
          </w:r>
        </w:p>
      </w:docPartBody>
    </w:docPart>
    <w:docPart>
      <w:docPartPr>
        <w:name w:val="6B18D24AD2754A78AED870CA75932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8AF83-4778-4DA4-93A5-78854AB065EC}"/>
      </w:docPartPr>
      <w:docPartBody>
        <w:p w:rsidR="00537A8B" w:rsidRDefault="0023170B" w:rsidP="0023170B">
          <w:pPr>
            <w:pStyle w:val="6B18D24AD2754A78AED870CA75932342"/>
          </w:pPr>
          <w:r w:rsidRPr="00780437">
            <w:rPr>
              <w:rStyle w:val="Textodelmarcadordeposicin"/>
            </w:rPr>
            <w:t>Elija un elemento.</w:t>
          </w:r>
        </w:p>
      </w:docPartBody>
    </w:docPart>
    <w:docPart>
      <w:docPartPr>
        <w:name w:val="0E9354C1BF8E4F3C825C9FC4D545B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FED86F-1BB3-4AE0-A574-10198DA14DC1}"/>
      </w:docPartPr>
      <w:docPartBody>
        <w:p w:rsidR="004A6142" w:rsidRDefault="00F678C9" w:rsidP="00F678C9">
          <w:pPr>
            <w:pStyle w:val="0E9354C1BF8E4F3C825C9FC4D545BD60"/>
          </w:pPr>
          <w:r w:rsidRPr="00DF770C">
            <w:rPr>
              <w:rStyle w:val="Textodelmarcadordeposicin"/>
            </w:rPr>
            <w:t>Elija un elemento.</w:t>
          </w:r>
        </w:p>
      </w:docPartBody>
    </w:docPart>
    <w:docPart>
      <w:docPartPr>
        <w:name w:val="754F7A5A65CE4FBE8848E1145D833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7ADE8F-4EAC-41F7-95EB-CEA401011172}"/>
      </w:docPartPr>
      <w:docPartBody>
        <w:p w:rsidR="00A84A1C" w:rsidRDefault="00653DF8" w:rsidP="00653DF8">
          <w:pPr>
            <w:pStyle w:val="754F7A5A65CE4FBE8848E1145D83347B"/>
          </w:pPr>
          <w:r w:rsidRPr="00DF770C">
            <w:rPr>
              <w:rStyle w:val="Textodelmarcadordeposicin"/>
            </w:rPr>
            <w:t>Elija un elemento.</w:t>
          </w:r>
        </w:p>
      </w:docPartBody>
    </w:docPart>
    <w:docPart>
      <w:docPartPr>
        <w:name w:val="3DDF5F92AFD74150A4EEFEF92C14B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D9359E-BD45-435A-911A-BD22A78CDC5C}"/>
      </w:docPartPr>
      <w:docPartBody>
        <w:p w:rsidR="00A84A1C" w:rsidRDefault="00653DF8" w:rsidP="00653DF8">
          <w:pPr>
            <w:pStyle w:val="3DDF5F92AFD74150A4EEFEF92C14B005"/>
          </w:pPr>
          <w:r w:rsidRPr="00DF770C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70B"/>
    <w:rsid w:val="00060F33"/>
    <w:rsid w:val="00072F47"/>
    <w:rsid w:val="0008686B"/>
    <w:rsid w:val="00103F1D"/>
    <w:rsid w:val="00106390"/>
    <w:rsid w:val="001F1F27"/>
    <w:rsid w:val="0023170B"/>
    <w:rsid w:val="00272ED9"/>
    <w:rsid w:val="00276E71"/>
    <w:rsid w:val="0029259B"/>
    <w:rsid w:val="00351E1A"/>
    <w:rsid w:val="00467F6C"/>
    <w:rsid w:val="0048535E"/>
    <w:rsid w:val="00486242"/>
    <w:rsid w:val="004A6142"/>
    <w:rsid w:val="00537A8B"/>
    <w:rsid w:val="005865BC"/>
    <w:rsid w:val="00586C76"/>
    <w:rsid w:val="00653DF8"/>
    <w:rsid w:val="00666AB5"/>
    <w:rsid w:val="00707D6C"/>
    <w:rsid w:val="007960F7"/>
    <w:rsid w:val="007A2F2E"/>
    <w:rsid w:val="00861A0A"/>
    <w:rsid w:val="008A22FF"/>
    <w:rsid w:val="00994841"/>
    <w:rsid w:val="009B45F4"/>
    <w:rsid w:val="00A0315A"/>
    <w:rsid w:val="00A54261"/>
    <w:rsid w:val="00A60954"/>
    <w:rsid w:val="00A84A1C"/>
    <w:rsid w:val="00B74DC7"/>
    <w:rsid w:val="00BD799B"/>
    <w:rsid w:val="00C731F6"/>
    <w:rsid w:val="00CA1603"/>
    <w:rsid w:val="00D33AF2"/>
    <w:rsid w:val="00D663CF"/>
    <w:rsid w:val="00DA30F7"/>
    <w:rsid w:val="00DC0573"/>
    <w:rsid w:val="00E17015"/>
    <w:rsid w:val="00E264DD"/>
    <w:rsid w:val="00E40DD9"/>
    <w:rsid w:val="00EF773A"/>
    <w:rsid w:val="00F678C9"/>
    <w:rsid w:val="00FA2E42"/>
    <w:rsid w:val="00FC4389"/>
    <w:rsid w:val="00FD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53DF8"/>
    <w:rPr>
      <w:color w:val="808080"/>
    </w:rPr>
  </w:style>
  <w:style w:type="paragraph" w:customStyle="1" w:styleId="39BB3DE46127449FA2BDDFA7D0AA8307">
    <w:name w:val="39BB3DE46127449FA2BDDFA7D0AA8307"/>
    <w:rsid w:val="0023170B"/>
  </w:style>
  <w:style w:type="paragraph" w:customStyle="1" w:styleId="6B18D24AD2754A78AED870CA75932342">
    <w:name w:val="6B18D24AD2754A78AED870CA75932342"/>
    <w:rsid w:val="0023170B"/>
  </w:style>
  <w:style w:type="paragraph" w:customStyle="1" w:styleId="0E9354C1BF8E4F3C825C9FC4D545BD60">
    <w:name w:val="0E9354C1BF8E4F3C825C9FC4D545BD60"/>
    <w:rsid w:val="00F678C9"/>
  </w:style>
  <w:style w:type="paragraph" w:customStyle="1" w:styleId="754F7A5A65CE4FBE8848E1145D83347B">
    <w:name w:val="754F7A5A65CE4FBE8848E1145D83347B"/>
    <w:rsid w:val="00653DF8"/>
  </w:style>
  <w:style w:type="paragraph" w:customStyle="1" w:styleId="3DDF5F92AFD74150A4EEFEF92C14B005">
    <w:name w:val="3DDF5F92AFD74150A4EEFEF92C14B005"/>
    <w:rsid w:val="00653DF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ffc96c-6241-4aca-8fd8-70c07860be98">
      <UserInfo>
        <DisplayName/>
        <AccountId xsi:nil="true"/>
        <AccountType/>
      </UserInfo>
    </SharedWithUsers>
    <lcf76f155ced4ddcb4097134ff3c332f xmlns="7c8edd70-be74-4973-a1f3-0e5202b97ec1">
      <Terms xmlns="http://schemas.microsoft.com/office/infopath/2007/PartnerControls"/>
    </lcf76f155ced4ddcb4097134ff3c332f>
    <TaxCatchAll xmlns="4cffc96c-6241-4aca-8fd8-70c07860be9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203FE29FB9D941BE428DF5EFD0BF29" ma:contentTypeVersion="15" ma:contentTypeDescription="Crear nuevo documento." ma:contentTypeScope="" ma:versionID="ad14f6e815a911ae9474f9c8d8411317">
  <xsd:schema xmlns:xsd="http://www.w3.org/2001/XMLSchema" xmlns:xs="http://www.w3.org/2001/XMLSchema" xmlns:p="http://schemas.microsoft.com/office/2006/metadata/properties" xmlns:ns2="7c8edd70-be74-4973-a1f3-0e5202b97ec1" xmlns:ns3="4cffc96c-6241-4aca-8fd8-70c07860be98" targetNamespace="http://schemas.microsoft.com/office/2006/metadata/properties" ma:root="true" ma:fieldsID="4f00c75fc63ca4cb16d3348f1d47fb8f" ns2:_="" ns3:_="">
    <xsd:import namespace="7c8edd70-be74-4973-a1f3-0e5202b97ec1"/>
    <xsd:import namespace="4cffc96c-6241-4aca-8fd8-70c07860be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8edd70-be74-4973-a1f3-0e5202b97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1d21979f-4ff3-4765-882b-31f71102b2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ffc96c-6241-4aca-8fd8-70c07860be9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7bc7feb-744c-40e2-a37b-151f1b6785e7}" ma:internalName="TaxCatchAll" ma:showField="CatchAllData" ma:web="4cffc96c-6241-4aca-8fd8-70c07860be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AA7C2A-0BF1-44B4-BF8D-D3A9676B847A}">
  <ds:schemaRefs>
    <ds:schemaRef ds:uri="http://schemas.microsoft.com/office/2006/metadata/properties"/>
    <ds:schemaRef ds:uri="http://schemas.microsoft.com/office/infopath/2007/PartnerControls"/>
    <ds:schemaRef ds:uri="4cffc96c-6241-4aca-8fd8-70c07860be98"/>
    <ds:schemaRef ds:uri="7c8edd70-be74-4973-a1f3-0e5202b97ec1"/>
  </ds:schemaRefs>
</ds:datastoreItem>
</file>

<file path=customXml/itemProps2.xml><?xml version="1.0" encoding="utf-8"?>
<ds:datastoreItem xmlns:ds="http://schemas.openxmlformats.org/officeDocument/2006/customXml" ds:itemID="{99CBFD45-C13F-4238-A4AB-E781C4C8F5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5A967A-C7DB-4BE4-BAC5-6187BF485F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8edd70-be74-4973-a1f3-0e5202b97ec1"/>
    <ds:schemaRef ds:uri="4cffc96c-6241-4aca-8fd8-70c07860be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2520</Words>
  <Characters>13863</Characters>
  <Application>Microsoft Office Word</Application>
  <DocSecurity>0</DocSecurity>
  <Lines>115</Lines>
  <Paragraphs>32</Paragraphs>
  <ScaleCrop>false</ScaleCrop>
  <Company/>
  <LinksUpToDate>false</LinksUpToDate>
  <CharactersWithSpaces>16351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Milena Garcia Castillo</dc:creator>
  <cp:keywords/>
  <dc:description/>
  <cp:lastModifiedBy>Lenovo</cp:lastModifiedBy>
  <cp:revision>33</cp:revision>
  <dcterms:created xsi:type="dcterms:W3CDTF">2021-11-12T15:46:00Z</dcterms:created>
  <dcterms:modified xsi:type="dcterms:W3CDTF">2026-02-26T02:25:00Z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0x010100A2203FE29FB9D941BE428DF5EFD0BF29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ComplianceAssetId">
    <vt:lpwstr/>
  </property>
  <property fmtid="{D5CDD505-2E9C-101B-9397-08002B2CF9AE}" pid="7" name="Order">
    <vt:r8>66640500</vt:r8>
  </property>
  <property fmtid="{D5CDD505-2E9C-101B-9397-08002B2CF9AE}" pid="8" name="_ExtendedDescription">
    <vt:lpwstr/>
  </property>
  <property fmtid="{D5CDD505-2E9C-101B-9397-08002B2CF9AE}" pid="9" name="MediaServiceImageTags">
    <vt:lpwstr/>
  </property>
</Properties>
</file>